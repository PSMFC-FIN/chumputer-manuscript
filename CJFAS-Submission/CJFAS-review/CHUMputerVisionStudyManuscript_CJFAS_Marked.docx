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F02E6" w:rsidRDefault="00000000">
      <w:pPr>
        <w:tabs>
          <w:tab w:val="center" w:pos="4680"/>
          <w:tab w:val="right" w:pos="9360"/>
        </w:tabs>
        <w:spacing w:line="480" w:lineRule="auto"/>
        <w:jc w:val="left"/>
        <w:rPr>
          <w:b/>
          <w:bCs/>
          <w:sz w:val="28"/>
          <w:szCs w:val="28"/>
        </w:rPr>
      </w:pPr>
      <w:r>
        <w:rPr>
          <w:b/>
          <w:bCs/>
          <w:sz w:val="28"/>
          <w:szCs w:val="28"/>
        </w:rPr>
        <w:t>Employing deep learning for chum salmon (</w:t>
      </w:r>
      <w:r>
        <w:rPr>
          <w:b/>
          <w:bCs/>
          <w:i/>
          <w:iCs/>
          <w:sz w:val="28"/>
          <w:szCs w:val="28"/>
        </w:rPr>
        <w:t>Oncorhynchus keta)</w:t>
      </w:r>
      <w:r>
        <w:rPr>
          <w:b/>
          <w:bCs/>
          <w:sz w:val="28"/>
          <w:szCs w:val="28"/>
        </w:rPr>
        <w:t xml:space="preserve"> age estimation through scale image analysis</w:t>
      </w:r>
    </w:p>
    <w:p w14:paraId="00000002" w14:textId="77777777" w:rsidR="009F02E6" w:rsidRDefault="009F02E6">
      <w:pPr>
        <w:tabs>
          <w:tab w:val="center" w:pos="4680"/>
          <w:tab w:val="right" w:pos="9360"/>
        </w:tabs>
        <w:spacing w:line="480" w:lineRule="auto"/>
        <w:rPr>
          <w:b/>
          <w:bCs/>
        </w:rPr>
      </w:pPr>
    </w:p>
    <w:p w14:paraId="00000003" w14:textId="77777777" w:rsidR="009F02E6" w:rsidRDefault="00000000">
      <w:pPr>
        <w:tabs>
          <w:tab w:val="center" w:pos="4680"/>
          <w:tab w:val="right" w:pos="9360"/>
        </w:tabs>
        <w:spacing w:line="480" w:lineRule="auto"/>
        <w:rPr>
          <w:vertAlign w:val="superscript"/>
        </w:rPr>
      </w:pPr>
      <w:r>
        <w:t>Robert T. Ames</w:t>
      </w:r>
      <w:r>
        <w:rPr>
          <w:vertAlign w:val="superscript"/>
        </w:rPr>
        <w:t>1</w:t>
      </w:r>
      <w:del w:id="0" w:author="Authors" w:date="2026-08-21T10:05:00Z" w16du:dateUtc="2026-08-21T17:05:00Z">
        <w:r>
          <w:rPr>
            <w:vertAlign w:val="superscript"/>
          </w:rPr>
          <w:delText>*</w:delText>
        </w:r>
        <w:r>
          <w:delText>,</w:delText>
        </w:r>
      </w:del>
      <w:ins w:id="1" w:author="Authors" w:date="2026-08-21T10:05:00Z" w16du:dateUtc="2026-08-21T17:05:00Z">
        <w:r>
          <w:rPr>
            <w:vertAlign w:val="superscript"/>
          </w:rPr>
          <w:t>*‡</w:t>
        </w:r>
        <w:r>
          <w:t>,</w:t>
        </w:r>
      </w:ins>
      <w:r>
        <w:t xml:space="preserve"> Patrick D. Barry</w:t>
      </w:r>
      <w:r>
        <w:rPr>
          <w:vertAlign w:val="superscript"/>
        </w:rPr>
        <w:t>2</w:t>
      </w:r>
      <w:del w:id="2" w:author="Authors" w:date="2026-08-21T10:05:00Z" w16du:dateUtc="2026-08-21T17:05:00Z">
        <w:r>
          <w:delText>,</w:delText>
        </w:r>
      </w:del>
      <w:ins w:id="3" w:author="Authors" w:date="2026-08-21T10:05:00Z" w16du:dateUtc="2026-08-21T17:05:00Z">
        <w:r>
          <w:rPr>
            <w:vertAlign w:val="superscript"/>
          </w:rPr>
          <w:t>‡</w:t>
        </w:r>
        <w:r>
          <w:t>,</w:t>
        </w:r>
      </w:ins>
      <w:r>
        <w:t xml:space="preserve"> Matt W. Callahan</w:t>
      </w:r>
      <w:r>
        <w:rPr>
          <w:vertAlign w:val="superscript"/>
        </w:rPr>
        <w:t>1</w:t>
      </w:r>
      <w:r>
        <w:t>, Niels Leuthold</w:t>
      </w:r>
      <w:r>
        <w:rPr>
          <w:vertAlign w:val="superscript"/>
        </w:rPr>
        <w:t>1</w:t>
      </w:r>
      <w:r>
        <w:t>, Stephen Wischniowski</w:t>
      </w:r>
      <w:r>
        <w:rPr>
          <w:vertAlign w:val="superscript"/>
        </w:rPr>
        <w:t>3</w:t>
      </w:r>
      <w:r>
        <w:t>, Jodi C. Neil</w:t>
      </w:r>
      <w:r>
        <w:rPr>
          <w:vertAlign w:val="superscript"/>
        </w:rPr>
        <w:t>4</w:t>
      </w:r>
      <w:r>
        <w:t>, Sarah Gravel</w:t>
      </w:r>
      <w:r>
        <w:rPr>
          <w:vertAlign w:val="superscript"/>
        </w:rPr>
        <w:t>3</w:t>
      </w:r>
      <w:r>
        <w:rPr>
          <w:color w:val="1F1F1F"/>
          <w:sz w:val="24"/>
          <w:szCs w:val="24"/>
        </w:rPr>
        <w:t xml:space="preserve">, </w:t>
      </w:r>
      <w:r>
        <w:t>Taylor Scott</w:t>
      </w:r>
      <w:r>
        <w:rPr>
          <w:vertAlign w:val="superscript"/>
        </w:rPr>
        <w:t>5</w:t>
      </w:r>
      <w:r>
        <w:t>, Benjamin H. Adams</w:t>
      </w:r>
      <w:r>
        <w:rPr>
          <w:vertAlign w:val="superscript"/>
        </w:rPr>
        <w:t>5</w:t>
      </w:r>
      <w:r>
        <w:t xml:space="preserve">, </w:t>
      </w:r>
      <w:ins w:id="4" w:author="Authors" w:date="2026-08-21T10:05:00Z" w16du:dateUtc="2026-08-21T17:05:00Z">
        <w:r>
          <w:t>Emma I. Christman</w:t>
        </w:r>
        <w:r>
          <w:rPr>
            <w:vertAlign w:val="superscript"/>
          </w:rPr>
          <w:t>6</w:t>
        </w:r>
        <w:r>
          <w:t xml:space="preserve">, </w:t>
        </w:r>
      </w:ins>
      <w:r>
        <w:t xml:space="preserve">and Jordan T. </w:t>
      </w:r>
      <w:del w:id="5" w:author="Authors" w:date="2026-08-21T10:05:00Z" w16du:dateUtc="2026-08-21T17:05:00Z">
        <w:r>
          <w:delText>Watson</w:delText>
        </w:r>
        <w:r w:rsidR="00C4388F">
          <w:rPr>
            <w:vertAlign w:val="superscript"/>
          </w:rPr>
          <w:delText>6</w:delText>
        </w:r>
      </w:del>
      <w:ins w:id="6" w:author="Authors" w:date="2026-08-21T10:05:00Z" w16du:dateUtc="2026-08-21T17:05:00Z">
        <w:r>
          <w:t>Watson</w:t>
        </w:r>
        <w:r>
          <w:rPr>
            <w:vertAlign w:val="superscript"/>
          </w:rPr>
          <w:t>7</w:t>
        </w:r>
      </w:ins>
    </w:p>
    <w:p w14:paraId="00000004" w14:textId="77777777" w:rsidR="009F02E6" w:rsidRDefault="00000000">
      <w:pPr>
        <w:tabs>
          <w:tab w:val="center" w:pos="4680"/>
          <w:tab w:val="right" w:pos="9360"/>
        </w:tabs>
        <w:spacing w:line="480" w:lineRule="auto"/>
      </w:pPr>
      <w:r>
        <w:rPr>
          <w:vertAlign w:val="superscript"/>
        </w:rPr>
        <w:t xml:space="preserve">1 </w:t>
      </w:r>
      <w:r>
        <w:t>Pacific States Marine Fisheries Commission, Portland, OR, USA</w:t>
      </w:r>
    </w:p>
    <w:p w14:paraId="00000005" w14:textId="77777777" w:rsidR="009F02E6" w:rsidRDefault="00000000">
      <w:pPr>
        <w:tabs>
          <w:tab w:val="center" w:pos="4680"/>
          <w:tab w:val="right" w:pos="9360"/>
        </w:tabs>
        <w:spacing w:line="480" w:lineRule="auto"/>
      </w:pPr>
      <w:r>
        <w:rPr>
          <w:vertAlign w:val="superscript"/>
        </w:rPr>
        <w:t xml:space="preserve">2 </w:t>
      </w:r>
      <w:r>
        <w:t>National Oceanic and Atmospheric Administration, Alaska Fisheries Science Center, Juneau, AK, USA</w:t>
      </w:r>
    </w:p>
    <w:p w14:paraId="00000006" w14:textId="77777777" w:rsidR="009F02E6" w:rsidRDefault="00000000">
      <w:pPr>
        <w:tabs>
          <w:tab w:val="center" w:pos="4680"/>
          <w:tab w:val="right" w:pos="9360"/>
        </w:tabs>
        <w:spacing w:line="480" w:lineRule="auto"/>
      </w:pPr>
      <w:r>
        <w:rPr>
          <w:vertAlign w:val="superscript"/>
        </w:rPr>
        <w:t xml:space="preserve">3 </w:t>
      </w:r>
      <w:r>
        <w:t>Department of Fisheries and Oceans Canada, Nanaimo, B.C., Canada</w:t>
      </w:r>
    </w:p>
    <w:p w14:paraId="00000007" w14:textId="77777777" w:rsidR="009F02E6" w:rsidRDefault="00000000">
      <w:pPr>
        <w:tabs>
          <w:tab w:val="center" w:pos="4680"/>
          <w:tab w:val="right" w:pos="9360"/>
        </w:tabs>
        <w:spacing w:line="480" w:lineRule="auto"/>
      </w:pPr>
      <w:r>
        <w:rPr>
          <w:vertAlign w:val="superscript"/>
        </w:rPr>
        <w:t xml:space="preserve">4 </w:t>
      </w:r>
      <w:r>
        <w:t>Alaska Department of Fish and Game. Mark, Tag, and Age Laboratory, Juneau, AK, USA</w:t>
      </w:r>
    </w:p>
    <w:p w14:paraId="00000008" w14:textId="77777777" w:rsidR="009F02E6" w:rsidRDefault="00000000">
      <w:pPr>
        <w:tabs>
          <w:tab w:val="center" w:pos="4680"/>
          <w:tab w:val="right" w:pos="9360"/>
        </w:tabs>
        <w:spacing w:line="480" w:lineRule="auto"/>
      </w:pPr>
      <w:r>
        <w:rPr>
          <w:vertAlign w:val="superscript"/>
        </w:rPr>
        <w:t xml:space="preserve">5 </w:t>
      </w:r>
      <w:r>
        <w:t>Northern Southeast Regional Aquaculture Association. Sitka, AK, USA</w:t>
      </w:r>
    </w:p>
    <w:p w14:paraId="00000009" w14:textId="77777777" w:rsidR="009F02E6" w:rsidRDefault="00C4388F">
      <w:pPr>
        <w:tabs>
          <w:tab w:val="center" w:pos="4680"/>
          <w:tab w:val="right" w:pos="9360"/>
        </w:tabs>
        <w:spacing w:line="480" w:lineRule="auto"/>
        <w:rPr>
          <w:ins w:id="7" w:author="Authors" w:date="2026-08-21T10:05:00Z" w16du:dateUtc="2026-08-21T17:05:00Z"/>
        </w:rPr>
      </w:pPr>
      <w:del w:id="8" w:author="Authors" w:date="2026-08-21T10:05:00Z" w16du:dateUtc="2026-08-21T17:05:00Z">
        <w:r>
          <w:rPr>
            <w:vertAlign w:val="superscript"/>
          </w:rPr>
          <w:delText>6</w:delText>
        </w:r>
      </w:del>
      <w:ins w:id="9" w:author="Authors" w:date="2026-08-21T10:05:00Z" w16du:dateUtc="2026-08-21T17:05:00Z">
        <w:r w:rsidR="00000000">
          <w:rPr>
            <w:vertAlign w:val="superscript"/>
          </w:rPr>
          <w:t>6</w:t>
        </w:r>
        <w:r w:rsidR="00000000">
          <w:t xml:space="preserve"> School of Aquatic and Fishery Sciences, University of Washington. Seattle, Washington, USA</w:t>
        </w:r>
      </w:ins>
    </w:p>
    <w:p w14:paraId="0000000A" w14:textId="77777777" w:rsidR="009F02E6" w:rsidRDefault="00000000">
      <w:pPr>
        <w:tabs>
          <w:tab w:val="center" w:pos="4680"/>
          <w:tab w:val="right" w:pos="9360"/>
        </w:tabs>
        <w:spacing w:line="480" w:lineRule="auto"/>
        <w:rPr>
          <w:vertAlign w:val="superscript"/>
        </w:rPr>
      </w:pPr>
      <w:ins w:id="10" w:author="Authors" w:date="2026-08-21T10:05:00Z" w16du:dateUtc="2026-08-21T17:05:00Z">
        <w:r>
          <w:rPr>
            <w:vertAlign w:val="superscript"/>
          </w:rPr>
          <w:t>7</w:t>
        </w:r>
      </w:ins>
      <w:r>
        <w:rPr>
          <w:vertAlign w:val="superscript"/>
        </w:rPr>
        <w:t xml:space="preserve"> </w:t>
      </w:r>
      <w:r>
        <w:t>Canadian Integrated Ocean Observing System Pacific Region, Ocean Networks Canada, Victoria, B.C., Canada</w:t>
      </w:r>
    </w:p>
    <w:p w14:paraId="0000000B" w14:textId="77777777" w:rsidR="009F02E6" w:rsidRDefault="009F02E6">
      <w:pPr>
        <w:spacing w:line="480" w:lineRule="auto"/>
      </w:pPr>
    </w:p>
    <w:p w14:paraId="0000000C" w14:textId="77777777" w:rsidR="009F02E6" w:rsidRDefault="009F02E6">
      <w:pPr>
        <w:spacing w:line="480" w:lineRule="auto"/>
      </w:pPr>
    </w:p>
    <w:p w14:paraId="0000000D" w14:textId="77777777" w:rsidR="009F02E6" w:rsidRDefault="009F02E6">
      <w:pPr>
        <w:spacing w:line="480" w:lineRule="auto"/>
      </w:pPr>
    </w:p>
    <w:p w14:paraId="0000000F" w14:textId="77777777" w:rsidR="009F02E6" w:rsidRDefault="00000000">
      <w:pPr>
        <w:spacing w:line="480" w:lineRule="auto"/>
        <w:rPr>
          <w:ins w:id="11" w:author="Authors" w:date="2026-08-21T10:05:00Z" w16du:dateUtc="2026-08-21T17:05:00Z"/>
        </w:rPr>
      </w:pPr>
      <w:r>
        <w:t xml:space="preserve">*Corresponding author: Robert T. Ames </w:t>
      </w:r>
      <w:del w:id="12" w:author="Authors" w:date="2026-08-21T10:05:00Z" w16du:dateUtc="2026-08-21T17:05:00Z">
        <w:r w:rsidR="0000018E">
          <w:delText>(</w:delText>
        </w:r>
        <w:r>
          <w:delText>RAmes@psmfc.org</w:delText>
        </w:r>
        <w:r w:rsidR="0000018E">
          <w:delText>)</w:delText>
        </w:r>
      </w:del>
      <w:ins w:id="13" w:author="Authors" w:date="2026-08-21T10:05:00Z" w16du:dateUtc="2026-08-21T17:05:00Z">
        <w:r>
          <w:t>(</w:t>
        </w:r>
        <w:r>
          <w:fldChar w:fldCharType="begin"/>
        </w:r>
        <w:r>
          <w:instrText>HYPERLINK "mailto:RAmes@psmfc.org" \h</w:instrText>
        </w:r>
        <w:r>
          <w:fldChar w:fldCharType="separate"/>
        </w:r>
        <w:r>
          <w:rPr>
            <w:color w:val="1155CC"/>
            <w:u w:val="single"/>
          </w:rPr>
          <w:t>RAmes@psmfc.org</w:t>
        </w:r>
        <w:r>
          <w:fldChar w:fldCharType="end"/>
        </w:r>
        <w:r>
          <w:t>)</w:t>
        </w:r>
      </w:ins>
    </w:p>
    <w:p w14:paraId="00000010" w14:textId="77777777" w:rsidR="009F02E6" w:rsidRDefault="00000000">
      <w:pPr>
        <w:tabs>
          <w:tab w:val="center" w:pos="4680"/>
          <w:tab w:val="right" w:pos="9360"/>
        </w:tabs>
        <w:spacing w:line="480" w:lineRule="auto"/>
        <w:rPr>
          <w:ins w:id="14" w:author="Authors" w:date="2026-08-21T10:05:00Z" w16du:dateUtc="2026-08-21T17:05:00Z"/>
        </w:rPr>
      </w:pPr>
      <w:ins w:id="15" w:author="Authors" w:date="2026-08-21T10:05:00Z" w16du:dateUtc="2026-08-21T17:05:00Z">
        <w:r>
          <w:rPr>
            <w:vertAlign w:val="superscript"/>
          </w:rPr>
          <w:t xml:space="preserve">‡ </w:t>
        </w:r>
        <w:r>
          <w:t xml:space="preserve">Denotes co-first authors </w:t>
        </w:r>
      </w:ins>
    </w:p>
    <w:p w14:paraId="00000012" w14:textId="77777777" w:rsidR="009F02E6" w:rsidRDefault="00000000">
      <w:pPr>
        <w:pBdr>
          <w:top w:val="nil"/>
          <w:left w:val="nil"/>
          <w:bottom w:val="nil"/>
          <w:right w:val="nil"/>
          <w:between w:val="nil"/>
        </w:pBdr>
        <w:tabs>
          <w:tab w:val="center" w:pos="4680"/>
          <w:tab w:val="right" w:pos="9360"/>
        </w:tabs>
        <w:spacing w:before="240" w:after="120" w:line="480" w:lineRule="auto"/>
        <w:jc w:val="left"/>
        <w:rPr>
          <w:rFonts w:ascii="Arial" w:eastAsia="Arial" w:hAnsi="Arial" w:cs="Arial"/>
          <w:b/>
          <w:bCs/>
          <w:sz w:val="24"/>
          <w:szCs w:val="24"/>
        </w:rPr>
      </w:pPr>
      <w:r>
        <w:rPr>
          <w:rFonts w:ascii="Arial" w:eastAsia="Arial" w:hAnsi="Arial" w:cs="Arial"/>
          <w:b/>
          <w:bCs/>
          <w:sz w:val="24"/>
          <w:szCs w:val="24"/>
        </w:rPr>
        <w:lastRenderedPageBreak/>
        <w:t>Abstract</w:t>
      </w:r>
    </w:p>
    <w:p w14:paraId="00000013" w14:textId="77777777" w:rsidR="009F02E6" w:rsidRDefault="00000000">
      <w:pPr>
        <w:pBdr>
          <w:top w:val="nil"/>
          <w:left w:val="nil"/>
          <w:bottom w:val="nil"/>
          <w:right w:val="nil"/>
          <w:between w:val="nil"/>
        </w:pBdr>
        <w:tabs>
          <w:tab w:val="center" w:pos="4680"/>
          <w:tab w:val="right" w:pos="9360"/>
        </w:tabs>
        <w:spacing w:before="240" w:after="120" w:line="480" w:lineRule="auto"/>
        <w:jc w:val="left"/>
        <w:rPr>
          <w:rFonts w:ascii="Arial" w:eastAsia="Arial" w:hAnsi="Arial" w:cs="Arial"/>
          <w:b/>
          <w:bCs/>
          <w:sz w:val="24"/>
          <w:szCs w:val="24"/>
        </w:rPr>
      </w:pPr>
      <w:r>
        <w:rPr>
          <w:sz w:val="24"/>
          <w:szCs w:val="24"/>
        </w:rPr>
        <w:t xml:space="preserve">Accurate age estimates of salmon produced from scale growth patterns yield demographic information essential for population assessment and fisheries management. Conventionally, salmon ages are estimated from scales by trained personnel where demand often exceeds staffing capacity and financial resources. Convolutional neural network (CNN) models are a promising approach to augment manual age estimation. We </w:t>
      </w:r>
      <w:r>
        <w:rPr>
          <w:sz w:val="24"/>
          <w:szCs w:val="24"/>
          <w:highlight w:val="white"/>
        </w:rPr>
        <w:t>compiled an extensive scale image repository from chum salmon</w:t>
      </w:r>
      <w:r>
        <w:rPr>
          <w:sz w:val="24"/>
          <w:szCs w:val="24"/>
        </w:rPr>
        <w:t xml:space="preserve"> (</w:t>
      </w:r>
      <w:r>
        <w:rPr>
          <w:i/>
          <w:iCs/>
          <w:sz w:val="24"/>
          <w:szCs w:val="24"/>
        </w:rPr>
        <w:t>Oncorhynchus keta</w:t>
      </w:r>
      <w:r>
        <w:rPr>
          <w:sz w:val="24"/>
          <w:szCs w:val="24"/>
        </w:rPr>
        <w:t>, Salmonidae)</w:t>
      </w:r>
      <w:r>
        <w:rPr>
          <w:sz w:val="24"/>
          <w:szCs w:val="24"/>
          <w:highlight w:val="white"/>
        </w:rPr>
        <w:t xml:space="preserve"> stocks throughout the North Pacific rim, evaluated two image preprocessing algorithms—</w:t>
      </w:r>
      <w:r>
        <w:rPr>
          <w:sz w:val="24"/>
          <w:szCs w:val="24"/>
        </w:rPr>
        <w:t>Segment Anything Model (SAM) and You Only Look Once (YOLO)—</w:t>
      </w:r>
      <w:r>
        <w:rPr>
          <w:sz w:val="24"/>
          <w:szCs w:val="24"/>
          <w:highlight w:val="white"/>
        </w:rPr>
        <w:t xml:space="preserve">to remove or reduce background noise, and trained an ensemble of </w:t>
      </w:r>
      <w:ins w:id="16" w:author="Authors" w:date="2026-08-21T10:05:00Z" w16du:dateUtc="2026-08-21T17:05:00Z">
        <w:r>
          <w:rPr>
            <w:sz w:val="24"/>
            <w:szCs w:val="24"/>
            <w:highlight w:val="white"/>
          </w:rPr>
          <w:t xml:space="preserve">three </w:t>
        </w:r>
      </w:ins>
      <w:r>
        <w:rPr>
          <w:sz w:val="24"/>
          <w:szCs w:val="24"/>
          <w:highlight w:val="white"/>
        </w:rPr>
        <w:t xml:space="preserve">CNN models </w:t>
      </w:r>
      <w:ins w:id="17" w:author="Authors" w:date="2026-08-21T10:05:00Z" w16du:dateUtc="2026-08-21T17:05:00Z">
        <w:r>
          <w:rPr>
            <w:sz w:val="24"/>
            <w:szCs w:val="24"/>
            <w:highlight w:val="white"/>
          </w:rPr>
          <w:t>(</w:t>
        </w:r>
        <w:r>
          <w:rPr>
            <w:sz w:val="24"/>
            <w:szCs w:val="24"/>
          </w:rPr>
          <w:t xml:space="preserve">EfficientNetV2L, </w:t>
        </w:r>
        <w:proofErr w:type="spellStart"/>
        <w:r>
          <w:rPr>
            <w:sz w:val="24"/>
            <w:szCs w:val="24"/>
          </w:rPr>
          <w:t>NASNetLarge</w:t>
        </w:r>
        <w:proofErr w:type="spellEnd"/>
        <w:r>
          <w:rPr>
            <w:sz w:val="24"/>
            <w:szCs w:val="24"/>
          </w:rPr>
          <w:t xml:space="preserve">, and </w:t>
        </w:r>
        <w:proofErr w:type="spellStart"/>
        <w:r>
          <w:rPr>
            <w:sz w:val="24"/>
            <w:szCs w:val="24"/>
          </w:rPr>
          <w:t>ConvNeXtLarge</w:t>
        </w:r>
        <w:proofErr w:type="spellEnd"/>
        <w:r>
          <w:rPr>
            <w:sz w:val="24"/>
            <w:szCs w:val="24"/>
          </w:rPr>
          <w:t>, weighted by their MSE</w:t>
        </w:r>
        <w:r>
          <w:rPr>
            <w:sz w:val="24"/>
            <w:szCs w:val="24"/>
            <w:highlight w:val="white"/>
          </w:rPr>
          <w:t xml:space="preserve">) </w:t>
        </w:r>
      </w:ins>
      <w:r>
        <w:rPr>
          <w:sz w:val="24"/>
          <w:szCs w:val="24"/>
          <w:highlight w:val="white"/>
        </w:rPr>
        <w:t xml:space="preserve">to infer chum salmon age. Agreement with expert estimates was </w:t>
      </w:r>
      <w:del w:id="18" w:author="Authors" w:date="2026-08-21T10:05:00Z" w16du:dateUtc="2026-08-21T17:05:00Z">
        <w:r>
          <w:rPr>
            <w:sz w:val="24"/>
            <w:szCs w:val="24"/>
            <w:highlight w:val="white"/>
          </w:rPr>
          <w:delText>highest</w:delText>
        </w:r>
      </w:del>
      <w:ins w:id="19" w:author="Authors" w:date="2026-08-21T10:05:00Z" w16du:dateUtc="2026-08-21T17:05:00Z">
        <w:r>
          <w:rPr>
            <w:sz w:val="24"/>
            <w:szCs w:val="24"/>
            <w:highlight w:val="white"/>
          </w:rPr>
          <w:t>higher</w:t>
        </w:r>
      </w:ins>
      <w:r>
        <w:rPr>
          <w:sz w:val="24"/>
          <w:szCs w:val="24"/>
          <w:highlight w:val="white"/>
        </w:rPr>
        <w:t xml:space="preserve"> for the SAM preprocessed images (93</w:t>
      </w:r>
      <w:ins w:id="20" w:author="Authors" w:date="2026-08-21T10:05:00Z" w16du:dateUtc="2026-08-21T17:05:00Z">
        <w:r>
          <w:rPr>
            <w:sz w:val="24"/>
            <w:szCs w:val="24"/>
            <w:highlight w:val="white"/>
          </w:rPr>
          <w:t>.2%) than YOLO (91.4</w:t>
        </w:r>
      </w:ins>
      <w:r>
        <w:rPr>
          <w:sz w:val="24"/>
          <w:szCs w:val="24"/>
          <w:highlight w:val="white"/>
        </w:rPr>
        <w:t>%) across all major age classes (ages 3–5). Both preprocessing approaches showed reduced agreement for less common age classes because of inadequate representation in the model training and validation datasets. This approach may be integrated into fisheries management workflows to accelerate the age estimation process, complement manual reading, and bolster quality control protocols.</w:t>
      </w:r>
    </w:p>
    <w:p w14:paraId="00000014" w14:textId="77777777" w:rsidR="009F02E6" w:rsidRDefault="009F02E6">
      <w:pPr>
        <w:spacing w:line="480" w:lineRule="auto"/>
        <w:rPr>
          <w:b/>
          <w:bCs/>
        </w:rPr>
      </w:pPr>
    </w:p>
    <w:p w14:paraId="00000015" w14:textId="77777777" w:rsidR="009F02E6" w:rsidRDefault="009F02E6">
      <w:pPr>
        <w:spacing w:line="480" w:lineRule="auto"/>
        <w:rPr>
          <w:b/>
          <w:bCs/>
        </w:rPr>
      </w:pPr>
    </w:p>
    <w:p w14:paraId="00000016" w14:textId="77777777" w:rsidR="009F02E6" w:rsidRDefault="009F02E6">
      <w:pPr>
        <w:spacing w:line="480" w:lineRule="auto"/>
        <w:rPr>
          <w:b/>
          <w:bCs/>
        </w:rPr>
      </w:pPr>
    </w:p>
    <w:p w14:paraId="00000017" w14:textId="77777777" w:rsidR="009F02E6" w:rsidRDefault="00000000">
      <w:pPr>
        <w:spacing w:line="480" w:lineRule="auto"/>
        <w:rPr>
          <w:color w:val="000000"/>
        </w:rPr>
      </w:pPr>
      <w:r>
        <w:rPr>
          <w:b/>
          <w:bCs/>
        </w:rPr>
        <w:t>Keywords</w:t>
      </w:r>
      <w:r>
        <w:t xml:space="preserve">: chum salmon, age estimation, </w:t>
      </w:r>
      <w:del w:id="21" w:author="Authors" w:date="2026-08-21T10:05:00Z" w16du:dateUtc="2026-08-21T17:05:00Z">
        <w:r w:rsidR="00DD6B2E">
          <w:delText>convolution</w:delText>
        </w:r>
      </w:del>
      <w:ins w:id="22" w:author="Authors" w:date="2026-08-21T10:05:00Z" w16du:dateUtc="2026-08-21T17:05:00Z">
        <w:r>
          <w:t>convolutional</w:t>
        </w:r>
      </w:ins>
      <w:r>
        <w:t xml:space="preserve"> neural networks, deep learning, scale analysis</w:t>
      </w:r>
    </w:p>
    <w:p w14:paraId="00000018" w14:textId="77777777" w:rsidR="009F02E6" w:rsidRDefault="00000000">
      <w:pPr>
        <w:pStyle w:val="Heading1"/>
        <w:spacing w:after="240" w:line="480" w:lineRule="auto"/>
        <w:jc w:val="left"/>
        <w:rPr>
          <w:color w:val="000000"/>
        </w:rPr>
      </w:pPr>
      <w:r>
        <w:rPr>
          <w:color w:val="000000"/>
        </w:rPr>
        <w:lastRenderedPageBreak/>
        <w:t>Introduction</w:t>
      </w:r>
    </w:p>
    <w:p w14:paraId="00000019" w14:textId="77777777" w:rsidR="009F02E6" w:rsidRDefault="00000000">
      <w:pPr>
        <w:spacing w:before="240" w:after="240" w:line="480" w:lineRule="auto"/>
        <w:jc w:val="left"/>
        <w:rPr>
          <w:sz w:val="24"/>
          <w:szCs w:val="24"/>
          <w:highlight w:val="white"/>
        </w:rPr>
      </w:pPr>
      <w:ins w:id="23" w:author="Authors" w:date="2026-08-21T10:05:00Z" w16du:dateUtc="2026-08-21T17:05:00Z">
        <w:r>
          <w:rPr>
            <w:sz w:val="24"/>
            <w:szCs w:val="24"/>
          </w:rPr>
          <w:t xml:space="preserve">Estimates of </w:t>
        </w:r>
      </w:ins>
      <w:r>
        <w:rPr>
          <w:sz w:val="24"/>
          <w:szCs w:val="24"/>
        </w:rPr>
        <w:t xml:space="preserve">fish age </w:t>
      </w:r>
      <w:del w:id="24" w:author="Authors" w:date="2026-08-21T10:05:00Z" w16du:dateUtc="2026-08-21T17:05:00Z">
        <w:r>
          <w:rPr>
            <w:sz w:val="24"/>
            <w:szCs w:val="24"/>
            <w:highlight w:val="white"/>
          </w:rPr>
          <w:delText>is a fundamental parameter</w:delText>
        </w:r>
      </w:del>
      <w:ins w:id="25" w:author="Authors" w:date="2026-08-21T10:05:00Z" w16du:dateUtc="2026-08-21T17:05:00Z">
        <w:r>
          <w:rPr>
            <w:sz w:val="24"/>
            <w:szCs w:val="24"/>
          </w:rPr>
          <w:t>are often critical data</w:t>
        </w:r>
      </w:ins>
      <w:r>
        <w:rPr>
          <w:sz w:val="24"/>
          <w:szCs w:val="24"/>
        </w:rPr>
        <w:t xml:space="preserve"> for </w:t>
      </w:r>
      <w:ins w:id="26" w:author="Authors" w:date="2026-08-21T10:05:00Z" w16du:dateUtc="2026-08-21T17:05:00Z">
        <w:r>
          <w:rPr>
            <w:sz w:val="24"/>
            <w:szCs w:val="24"/>
          </w:rPr>
          <w:t xml:space="preserve">stock assessments and hence central to </w:t>
        </w:r>
      </w:ins>
      <w:r>
        <w:rPr>
          <w:sz w:val="24"/>
          <w:szCs w:val="24"/>
        </w:rPr>
        <w:t xml:space="preserve">sustainable fisheries management. Traditionally, ages have been estimated by manually evaluating the seasonal periodicity of growth as </w:t>
      </w:r>
      <w:r>
        <w:rPr>
          <w:sz w:val="24"/>
          <w:szCs w:val="24"/>
          <w:highlight w:val="white"/>
        </w:rPr>
        <w:t>an attribute of the chronological accretionary process within the hard structures of fishes (</w:t>
      </w:r>
      <w:r>
        <w:rPr>
          <w:i/>
          <w:iCs/>
          <w:sz w:val="24"/>
          <w:szCs w:val="24"/>
          <w:highlight w:val="white"/>
        </w:rPr>
        <w:t>e.g.,</w:t>
      </w:r>
      <w:r>
        <w:rPr>
          <w:sz w:val="24"/>
          <w:szCs w:val="24"/>
          <w:highlight w:val="white"/>
        </w:rPr>
        <w:t xml:space="preserve"> otoliths, scales, vertebrae, and fin-rays; Cass and Beamish 1983). Development of the skills necessary to interpret complex growth patterns that are influenced by water temperature, availability and energy density of prey species, and salinity requires extensive training under long-term mentorship. High throughput laboratories and programs specialize in estimating fish age to support ongoing assessments for a variety of managed species. The steadily increasing demand for </w:t>
      </w:r>
      <w:del w:id="27" w:author="Authors" w:date="2026-08-21T10:05:00Z" w16du:dateUtc="2026-08-21T17:05:00Z">
        <w:r>
          <w:rPr>
            <w:sz w:val="24"/>
            <w:szCs w:val="24"/>
            <w:highlight w:val="white"/>
          </w:rPr>
          <w:delText>data analyses</w:delText>
        </w:r>
      </w:del>
      <w:ins w:id="28" w:author="Authors" w:date="2026-08-21T10:05:00Z" w16du:dateUtc="2026-08-21T17:05:00Z">
        <w:r>
          <w:rPr>
            <w:sz w:val="24"/>
            <w:szCs w:val="24"/>
            <w:highlight w:val="white"/>
          </w:rPr>
          <w:t>fish ages to support stock assessments</w:t>
        </w:r>
      </w:ins>
      <w:r>
        <w:rPr>
          <w:sz w:val="24"/>
          <w:szCs w:val="24"/>
          <w:highlight w:val="white"/>
        </w:rPr>
        <w:t xml:space="preserve"> regularly exceeds program capacity to </w:t>
      </w:r>
      <w:del w:id="29" w:author="Authors" w:date="2026-08-21T10:05:00Z" w16du:dateUtc="2026-08-21T17:05:00Z">
        <w:r>
          <w:rPr>
            <w:sz w:val="24"/>
            <w:szCs w:val="24"/>
            <w:highlight w:val="white"/>
          </w:rPr>
          <w:delText>generate</w:delText>
        </w:r>
      </w:del>
      <w:ins w:id="30" w:author="Authors" w:date="2026-08-21T10:05:00Z" w16du:dateUtc="2026-08-21T17:05:00Z">
        <w:r>
          <w:rPr>
            <w:sz w:val="24"/>
            <w:szCs w:val="24"/>
            <w:highlight w:val="white"/>
          </w:rPr>
          <w:t>produce</w:t>
        </w:r>
      </w:ins>
      <w:r>
        <w:rPr>
          <w:sz w:val="24"/>
          <w:szCs w:val="24"/>
          <w:highlight w:val="white"/>
        </w:rPr>
        <w:t xml:space="preserve"> age estimates </w:t>
      </w:r>
      <w:del w:id="31" w:author="Authors" w:date="2026-08-21T10:05:00Z" w16du:dateUtc="2026-08-21T17:05:00Z">
        <w:r>
          <w:rPr>
            <w:sz w:val="24"/>
            <w:szCs w:val="24"/>
            <w:highlight w:val="white"/>
          </w:rPr>
          <w:delText>within</w:delText>
        </w:r>
      </w:del>
      <w:ins w:id="32" w:author="Authors" w:date="2026-08-21T10:05:00Z" w16du:dateUtc="2026-08-21T17:05:00Z">
        <w:r>
          <w:rPr>
            <w:sz w:val="24"/>
            <w:szCs w:val="24"/>
            <w:highlight w:val="white"/>
          </w:rPr>
          <w:t>in</w:t>
        </w:r>
      </w:ins>
      <w:r>
        <w:rPr>
          <w:sz w:val="24"/>
          <w:szCs w:val="24"/>
          <w:highlight w:val="white"/>
        </w:rPr>
        <w:t xml:space="preserve"> a timely manner</w:t>
      </w:r>
      <w:del w:id="33" w:author="Authors" w:date="2026-08-21T10:05:00Z" w16du:dateUtc="2026-08-21T17:05:00Z">
        <w:r>
          <w:rPr>
            <w:sz w:val="24"/>
            <w:szCs w:val="24"/>
            <w:highlight w:val="white"/>
          </w:rPr>
          <w:delText>, and with</w:delText>
        </w:r>
      </w:del>
      <w:ins w:id="34" w:author="Authors" w:date="2026-08-21T10:05:00Z" w16du:dateUtc="2026-08-21T17:05:00Z">
        <w:r>
          <w:rPr>
            <w:sz w:val="24"/>
            <w:szCs w:val="24"/>
            <w:highlight w:val="white"/>
          </w:rPr>
          <w:t>. As a result of</w:t>
        </w:r>
      </w:ins>
      <w:r>
        <w:rPr>
          <w:sz w:val="24"/>
          <w:szCs w:val="24"/>
          <w:highlight w:val="white"/>
        </w:rPr>
        <w:t xml:space="preserve"> laboratories and programs experiencing reductions in funding and skilled personnel, manual processing of hard structures has become a bottleneck in fisheries assessments (Malde et al. 2020). Automation and augmentation of the age estimation process could facilitate increased capacity and supplement existing personnel. </w:t>
      </w:r>
    </w:p>
    <w:p w14:paraId="0000001A" w14:textId="77777777" w:rsidR="009F02E6" w:rsidRDefault="00000000">
      <w:pPr>
        <w:spacing w:before="240" w:after="240" w:line="480" w:lineRule="auto"/>
        <w:jc w:val="left"/>
        <w:rPr>
          <w:sz w:val="24"/>
          <w:szCs w:val="24"/>
          <w:highlight w:val="white"/>
        </w:rPr>
      </w:pPr>
      <w:del w:id="35" w:author="Authors" w:date="2026-08-21T10:05:00Z" w16du:dateUtc="2026-08-21T17:05:00Z">
        <w:r>
          <w:rPr>
            <w:sz w:val="24"/>
            <w:szCs w:val="24"/>
            <w:highlight w:val="white"/>
          </w:rPr>
          <w:delText xml:space="preserve">Management of </w:delText>
        </w:r>
      </w:del>
      <w:r>
        <w:rPr>
          <w:sz w:val="24"/>
          <w:szCs w:val="24"/>
          <w:highlight w:val="white"/>
        </w:rPr>
        <w:t xml:space="preserve">Pacific salmon </w:t>
      </w:r>
      <w:ins w:id="36" w:author="Authors" w:date="2026-08-21T10:05:00Z" w16du:dateUtc="2026-08-21T17:05:00Z">
        <w:r>
          <w:rPr>
            <w:sz w:val="24"/>
            <w:szCs w:val="24"/>
            <w:highlight w:val="white"/>
          </w:rPr>
          <w:t xml:space="preserve">stock assessment and management typically </w:t>
        </w:r>
      </w:ins>
      <w:proofErr w:type="gramStart"/>
      <w:r>
        <w:rPr>
          <w:sz w:val="24"/>
          <w:szCs w:val="24"/>
          <w:highlight w:val="white"/>
        </w:rPr>
        <w:t>relies</w:t>
      </w:r>
      <w:proofErr w:type="gramEnd"/>
      <w:r>
        <w:rPr>
          <w:sz w:val="24"/>
          <w:szCs w:val="24"/>
          <w:highlight w:val="white"/>
        </w:rPr>
        <w:t xml:space="preserve"> on </w:t>
      </w:r>
      <w:del w:id="37" w:author="Authors" w:date="2026-08-21T10:05:00Z" w16du:dateUtc="2026-08-21T17:05:00Z">
        <w:r>
          <w:rPr>
            <w:sz w:val="24"/>
            <w:szCs w:val="24"/>
            <w:highlight w:val="white"/>
          </w:rPr>
          <w:delText>age</w:delText>
        </w:r>
      </w:del>
      <w:ins w:id="38" w:author="Authors" w:date="2026-08-21T10:05:00Z" w16du:dateUtc="2026-08-21T17:05:00Z">
        <w:r>
          <w:rPr>
            <w:sz w:val="24"/>
            <w:szCs w:val="24"/>
            <w:highlight w:val="white"/>
          </w:rPr>
          <w:t>annual</w:t>
        </w:r>
      </w:ins>
      <w:r>
        <w:rPr>
          <w:sz w:val="24"/>
          <w:szCs w:val="24"/>
          <w:highlight w:val="white"/>
        </w:rPr>
        <w:t xml:space="preserve"> estimates of </w:t>
      </w:r>
      <w:ins w:id="39" w:author="Authors" w:date="2026-08-21T10:05:00Z" w16du:dateUtc="2026-08-21T17:05:00Z">
        <w:r>
          <w:rPr>
            <w:sz w:val="24"/>
            <w:szCs w:val="24"/>
            <w:highlight w:val="white"/>
          </w:rPr>
          <w:t xml:space="preserve">age from a </w:t>
        </w:r>
      </w:ins>
      <w:r>
        <w:rPr>
          <w:sz w:val="24"/>
          <w:szCs w:val="24"/>
          <w:highlight w:val="white"/>
        </w:rPr>
        <w:t xml:space="preserve">large </w:t>
      </w:r>
      <w:del w:id="40" w:author="Authors" w:date="2026-08-21T10:05:00Z" w16du:dateUtc="2026-08-21T17:05:00Z">
        <w:r>
          <w:rPr>
            <w:sz w:val="24"/>
            <w:szCs w:val="24"/>
            <w:highlight w:val="white"/>
          </w:rPr>
          <w:delText>numbers</w:delText>
        </w:r>
      </w:del>
      <w:ins w:id="41" w:author="Authors" w:date="2026-08-21T10:05:00Z" w16du:dateUtc="2026-08-21T17:05:00Z">
        <w:r>
          <w:rPr>
            <w:sz w:val="24"/>
            <w:szCs w:val="24"/>
            <w:highlight w:val="white"/>
          </w:rPr>
          <w:t>number</w:t>
        </w:r>
      </w:ins>
      <w:r>
        <w:rPr>
          <w:sz w:val="24"/>
          <w:szCs w:val="24"/>
          <w:highlight w:val="white"/>
        </w:rPr>
        <w:t xml:space="preserve"> of individuals</w:t>
      </w:r>
      <w:del w:id="42" w:author="Authors" w:date="2026-08-21T10:05:00Z" w16du:dateUtc="2026-08-21T17:05:00Z">
        <w:r>
          <w:rPr>
            <w:sz w:val="24"/>
            <w:szCs w:val="24"/>
            <w:highlight w:val="white"/>
          </w:rPr>
          <w:delText xml:space="preserve"> for both in-season harvest management and recruitment estimates.</w:delText>
        </w:r>
      </w:del>
      <w:ins w:id="43" w:author="Authors" w:date="2026-08-21T10:05:00Z" w16du:dateUtc="2026-08-21T17:05:00Z">
        <w:r>
          <w:rPr>
            <w:sz w:val="24"/>
            <w:szCs w:val="24"/>
            <w:highlight w:val="white"/>
          </w:rPr>
          <w:t xml:space="preserve">. </w:t>
        </w:r>
      </w:ins>
      <w:r>
        <w:rPr>
          <w:sz w:val="24"/>
          <w:szCs w:val="24"/>
          <w:highlight w:val="white"/>
        </w:rPr>
        <w:t xml:space="preserve"> Commercial, recreational, and subsistence harvest of salmon throughout the Pacific Northwest and Alaska is largely dependent on forecasts created from the previous year’s inferred age composition, stock recruitment relationship, and escapement </w:t>
      </w:r>
      <w:ins w:id="44" w:author="Authors" w:date="2026-08-21T10:05:00Z" w16du:dateUtc="2026-08-21T17:05:00Z">
        <w:r>
          <w:rPr>
            <w:sz w:val="24"/>
            <w:szCs w:val="24"/>
            <w:highlight w:val="white"/>
          </w:rPr>
          <w:t xml:space="preserve">(i.e., the number of salmon that escape fisheries and return to natal streams to spawn) </w:t>
        </w:r>
      </w:ins>
      <w:r>
        <w:rPr>
          <w:sz w:val="24"/>
          <w:szCs w:val="24"/>
          <w:highlight w:val="white"/>
        </w:rPr>
        <w:t xml:space="preserve">to set new harvest limits and potentially revise escapement goals. Age estimates from </w:t>
      </w:r>
      <w:r>
        <w:rPr>
          <w:sz w:val="24"/>
          <w:szCs w:val="24"/>
          <w:highlight w:val="white"/>
        </w:rPr>
        <w:lastRenderedPageBreak/>
        <w:t>scales are derived from the interpretation of the incremental growth pattern featuring a series of circular and semi-circular ridges (</w:t>
      </w:r>
      <w:proofErr w:type="spellStart"/>
      <w:r>
        <w:rPr>
          <w:sz w:val="24"/>
          <w:szCs w:val="24"/>
          <w:highlight w:val="white"/>
        </w:rPr>
        <w:t>circuli</w:t>
      </w:r>
      <w:proofErr w:type="spellEnd"/>
      <w:r>
        <w:rPr>
          <w:sz w:val="24"/>
          <w:szCs w:val="24"/>
          <w:highlight w:val="white"/>
        </w:rPr>
        <w:t xml:space="preserve">) found on the anterior portion of the scale (Figure S1; LaLanne and </w:t>
      </w:r>
      <w:proofErr w:type="spellStart"/>
      <w:r>
        <w:rPr>
          <w:sz w:val="24"/>
          <w:szCs w:val="24"/>
          <w:highlight w:val="white"/>
        </w:rPr>
        <w:t>Safsten</w:t>
      </w:r>
      <w:proofErr w:type="spellEnd"/>
      <w:r>
        <w:rPr>
          <w:sz w:val="24"/>
          <w:szCs w:val="24"/>
          <w:highlight w:val="white"/>
        </w:rPr>
        <w:t xml:space="preserve"> 1969). Growth rates are reflected by the varying thickness and spacing of the </w:t>
      </w:r>
      <w:proofErr w:type="spellStart"/>
      <w:r>
        <w:rPr>
          <w:sz w:val="24"/>
          <w:szCs w:val="24"/>
          <w:highlight w:val="white"/>
        </w:rPr>
        <w:t>circuli</w:t>
      </w:r>
      <w:proofErr w:type="spellEnd"/>
      <w:r>
        <w:rPr>
          <w:sz w:val="24"/>
          <w:szCs w:val="24"/>
          <w:highlight w:val="white"/>
        </w:rPr>
        <w:t xml:space="preserve"> (McNicol and MacLellan 2010). The general pattern for Pacific salmon is rapid growth in the spring and summer producing wide spacing between the </w:t>
      </w:r>
      <w:proofErr w:type="spellStart"/>
      <w:r>
        <w:rPr>
          <w:sz w:val="24"/>
          <w:szCs w:val="24"/>
          <w:highlight w:val="white"/>
        </w:rPr>
        <w:t>circuli</w:t>
      </w:r>
      <w:proofErr w:type="spellEnd"/>
      <w:r>
        <w:rPr>
          <w:sz w:val="24"/>
          <w:szCs w:val="24"/>
          <w:highlight w:val="white"/>
        </w:rPr>
        <w:t xml:space="preserve">, and slow growth in the fall and winter producing narrow </w:t>
      </w:r>
      <w:proofErr w:type="spellStart"/>
      <w:r>
        <w:rPr>
          <w:sz w:val="24"/>
          <w:szCs w:val="24"/>
          <w:highlight w:val="white"/>
        </w:rPr>
        <w:t>circuli</w:t>
      </w:r>
      <w:proofErr w:type="spellEnd"/>
      <w:r>
        <w:rPr>
          <w:sz w:val="24"/>
          <w:szCs w:val="24"/>
          <w:highlight w:val="white"/>
        </w:rPr>
        <w:t xml:space="preserve"> spacing</w:t>
      </w:r>
      <w:r>
        <w:rPr>
          <w:sz w:val="24"/>
          <w:szCs w:val="24"/>
        </w:rPr>
        <w:t xml:space="preserve"> (</w:t>
      </w:r>
      <w:del w:id="45" w:author="Authors" w:date="2026-08-21T10:05:00Z" w16du:dateUtc="2026-08-21T17:05:00Z">
        <w:r>
          <w:rPr>
            <w:sz w:val="24"/>
            <w:szCs w:val="24"/>
          </w:rPr>
          <w:delText>Figure</w:delText>
        </w:r>
      </w:del>
      <w:ins w:id="46" w:author="Authors" w:date="2026-08-21T10:05:00Z" w16du:dateUtc="2026-08-21T17:05:00Z">
        <w:r>
          <w:rPr>
            <w:sz w:val="24"/>
            <w:szCs w:val="24"/>
          </w:rPr>
          <w:t>Figures</w:t>
        </w:r>
      </w:ins>
      <w:r>
        <w:rPr>
          <w:sz w:val="24"/>
          <w:szCs w:val="24"/>
        </w:rPr>
        <w:t xml:space="preserve"> S1</w:t>
      </w:r>
      <w:ins w:id="47" w:author="Authors" w:date="2026-08-21T10:05:00Z" w16du:dateUtc="2026-08-21T17:05:00Z">
        <w:r>
          <w:rPr>
            <w:sz w:val="24"/>
            <w:szCs w:val="24"/>
          </w:rPr>
          <w:t xml:space="preserve"> and S2</w:t>
        </w:r>
      </w:ins>
      <w:r>
        <w:rPr>
          <w:sz w:val="24"/>
          <w:szCs w:val="24"/>
        </w:rPr>
        <w:t>; Clutter and Whitesel 1956;</w:t>
      </w:r>
      <w:r>
        <w:rPr>
          <w:sz w:val="24"/>
          <w:szCs w:val="24"/>
          <w:highlight w:val="white"/>
        </w:rPr>
        <w:t xml:space="preserve"> Sato et al. 1958; Barber and Walker 1988). Combined, widely spaced </w:t>
      </w:r>
      <w:proofErr w:type="spellStart"/>
      <w:r>
        <w:rPr>
          <w:sz w:val="24"/>
          <w:szCs w:val="24"/>
          <w:highlight w:val="white"/>
        </w:rPr>
        <w:t>circuli</w:t>
      </w:r>
      <w:proofErr w:type="spellEnd"/>
      <w:r>
        <w:rPr>
          <w:sz w:val="24"/>
          <w:szCs w:val="24"/>
          <w:highlight w:val="white"/>
        </w:rPr>
        <w:t xml:space="preserve"> followed by a band of closely spaced </w:t>
      </w:r>
      <w:proofErr w:type="spellStart"/>
      <w:r>
        <w:rPr>
          <w:sz w:val="24"/>
          <w:szCs w:val="24"/>
          <w:highlight w:val="white"/>
        </w:rPr>
        <w:t>circuli</w:t>
      </w:r>
      <w:proofErr w:type="spellEnd"/>
      <w:r>
        <w:rPr>
          <w:sz w:val="24"/>
          <w:szCs w:val="24"/>
          <w:highlight w:val="white"/>
        </w:rPr>
        <w:t xml:space="preserve"> form an annual growth zone or annulus (LaLanne and </w:t>
      </w:r>
      <w:proofErr w:type="spellStart"/>
      <w:r>
        <w:rPr>
          <w:sz w:val="24"/>
          <w:szCs w:val="24"/>
          <w:highlight w:val="white"/>
        </w:rPr>
        <w:t>Safsten</w:t>
      </w:r>
      <w:proofErr w:type="spellEnd"/>
      <w:r>
        <w:rPr>
          <w:sz w:val="24"/>
          <w:szCs w:val="24"/>
          <w:highlight w:val="white"/>
        </w:rPr>
        <w:t xml:space="preserve"> 1969; McNicol and MacLellan 2010). </w:t>
      </w:r>
    </w:p>
    <w:p w14:paraId="0000001B" w14:textId="77777777" w:rsidR="009F02E6" w:rsidRDefault="00000000">
      <w:pPr>
        <w:spacing w:before="240" w:after="240" w:line="480" w:lineRule="auto"/>
        <w:jc w:val="left"/>
        <w:rPr>
          <w:sz w:val="24"/>
          <w:szCs w:val="24"/>
          <w:highlight w:val="white"/>
        </w:rPr>
      </w:pPr>
      <w:r>
        <w:rPr>
          <w:sz w:val="24"/>
          <w:szCs w:val="24"/>
          <w:highlight w:val="white"/>
        </w:rPr>
        <w:t xml:space="preserve">Most advances in age estimation have focused on sample collection, structure </w:t>
      </w:r>
      <w:proofErr w:type="gramStart"/>
      <w:r>
        <w:rPr>
          <w:sz w:val="24"/>
          <w:szCs w:val="24"/>
          <w:highlight w:val="white"/>
        </w:rPr>
        <w:t>processing,  microscope</w:t>
      </w:r>
      <w:proofErr w:type="gramEnd"/>
      <w:r>
        <w:rPr>
          <w:sz w:val="24"/>
          <w:szCs w:val="24"/>
          <w:highlight w:val="white"/>
        </w:rPr>
        <w:t xml:space="preserve"> equipment, age validation, and imaging; </w:t>
      </w:r>
      <w:del w:id="48" w:author="Authors" w:date="2026-08-21T10:05:00Z" w16du:dateUtc="2026-08-21T17:05:00Z">
        <w:r>
          <w:rPr>
            <w:sz w:val="24"/>
            <w:szCs w:val="24"/>
            <w:highlight w:val="white"/>
          </w:rPr>
          <w:delText>however</w:delText>
        </w:r>
      </w:del>
      <w:ins w:id="49" w:author="Authors" w:date="2026-08-21T10:05:00Z" w16du:dateUtc="2026-08-21T17:05:00Z">
        <w:r>
          <w:rPr>
            <w:sz w:val="24"/>
            <w:szCs w:val="24"/>
            <w:highlight w:val="white"/>
          </w:rPr>
          <w:t>meanwhile</w:t>
        </w:r>
      </w:ins>
      <w:r>
        <w:rPr>
          <w:sz w:val="24"/>
          <w:szCs w:val="24"/>
          <w:highlight w:val="white"/>
        </w:rPr>
        <w:t>, improvements in machine learning</w:t>
      </w:r>
      <w:del w:id="50" w:author="Authors" w:date="2026-08-21T10:05:00Z" w16du:dateUtc="2026-08-21T17:05:00Z">
        <w:r>
          <w:rPr>
            <w:sz w:val="24"/>
            <w:szCs w:val="24"/>
            <w:highlight w:val="white"/>
          </w:rPr>
          <w:delText xml:space="preserve"> (ML),</w:delText>
        </w:r>
      </w:del>
      <w:ins w:id="51" w:author="Authors" w:date="2026-08-21T10:05:00Z" w16du:dateUtc="2026-08-21T17:05:00Z">
        <w:r>
          <w:rPr>
            <w:sz w:val="24"/>
            <w:szCs w:val="24"/>
            <w:highlight w:val="white"/>
          </w:rPr>
          <w:t>,</w:t>
        </w:r>
      </w:ins>
      <w:r>
        <w:rPr>
          <w:sz w:val="24"/>
          <w:szCs w:val="24"/>
          <w:highlight w:val="white"/>
        </w:rPr>
        <w:t xml:space="preserve"> particularly a subset of </w:t>
      </w:r>
      <w:del w:id="52" w:author="Authors" w:date="2026-08-21T10:05:00Z" w16du:dateUtc="2026-08-21T17:05:00Z">
        <w:r>
          <w:rPr>
            <w:sz w:val="24"/>
            <w:szCs w:val="24"/>
            <w:highlight w:val="white"/>
          </w:rPr>
          <w:delText>ML</w:delText>
        </w:r>
      </w:del>
      <w:ins w:id="53" w:author="Authors" w:date="2026-08-21T10:05:00Z" w16du:dateUtc="2026-08-21T17:05:00Z">
        <w:r>
          <w:rPr>
            <w:sz w:val="24"/>
            <w:szCs w:val="24"/>
            <w:highlight w:val="white"/>
          </w:rPr>
          <w:t>machine learning</w:t>
        </w:r>
      </w:ins>
      <w:r>
        <w:rPr>
          <w:sz w:val="24"/>
          <w:szCs w:val="24"/>
          <w:highlight w:val="white"/>
        </w:rPr>
        <w:t xml:space="preserve"> called deep learning (DL), have shown strong potential in their application to estimate age of fish populations</w:t>
      </w:r>
      <w:r>
        <w:rPr>
          <w:sz w:val="24"/>
          <w:szCs w:val="24"/>
        </w:rPr>
        <w:t xml:space="preserve"> (LeCun et al. 2015; </w:t>
      </w:r>
      <w:r>
        <w:rPr>
          <w:sz w:val="24"/>
          <w:szCs w:val="24"/>
          <w:highlight w:val="white"/>
        </w:rPr>
        <w:t>Moen et al. 2023; Vabø et al. 2021).</w:t>
      </w:r>
      <w:r>
        <w:rPr>
          <w:sz w:val="24"/>
          <w:szCs w:val="24"/>
        </w:rPr>
        <w:t xml:space="preserve"> This has been made possible by advancements and the democratization of DL algorithms (Chollet 2018) along with the availability</w:t>
      </w:r>
      <w:r>
        <w:rPr>
          <w:sz w:val="24"/>
          <w:szCs w:val="24"/>
          <w:highlight w:val="white"/>
        </w:rPr>
        <w:t xml:space="preserve"> of abundant</w:t>
      </w:r>
      <w:r>
        <w:rPr>
          <w:sz w:val="24"/>
          <w:szCs w:val="24"/>
        </w:rPr>
        <w:t xml:space="preserve"> previously labeled structures in </w:t>
      </w:r>
      <w:r>
        <w:rPr>
          <w:sz w:val="24"/>
          <w:szCs w:val="24"/>
          <w:highlight w:val="white"/>
        </w:rPr>
        <w:t xml:space="preserve">many production laboratories. In this context, a labeled structure would be a sampled fish for which an age has been manually estimated by a human reader. </w:t>
      </w:r>
      <w:r>
        <w:rPr>
          <w:sz w:val="24"/>
          <w:szCs w:val="24"/>
        </w:rPr>
        <w:t xml:space="preserve">Recently, researchers have started </w:t>
      </w:r>
      <w:r>
        <w:rPr>
          <w:sz w:val="24"/>
          <w:szCs w:val="24"/>
          <w:highlight w:val="white"/>
        </w:rPr>
        <w:t xml:space="preserve">applying DL models, notably convolutional neural network (CNN) models, to estimate age for a variety of fish species using images of hard parts, such as otoliths and scales, as well as reflectance spectra of otoliths (Benson et al. 2023). </w:t>
      </w:r>
    </w:p>
    <w:p w14:paraId="0000001C" w14:textId="77777777" w:rsidR="009F02E6" w:rsidRDefault="00000000">
      <w:pPr>
        <w:spacing w:before="240" w:after="240" w:line="480" w:lineRule="auto"/>
        <w:jc w:val="left"/>
        <w:rPr>
          <w:sz w:val="24"/>
          <w:szCs w:val="24"/>
          <w:highlight w:val="white"/>
        </w:rPr>
      </w:pPr>
      <w:r>
        <w:rPr>
          <w:sz w:val="24"/>
          <w:szCs w:val="24"/>
          <w:highlight w:val="white"/>
        </w:rPr>
        <w:t xml:space="preserve">CNNs are a specialized type of DL model designed for image analysis. Each </w:t>
      </w:r>
      <w:del w:id="54" w:author="Authors" w:date="2026-08-21T10:05:00Z" w16du:dateUtc="2026-08-21T17:05:00Z">
        <w:r>
          <w:rPr>
            <w:sz w:val="24"/>
            <w:szCs w:val="24"/>
            <w:highlight w:val="white"/>
          </w:rPr>
          <w:delText>of the images are</w:delText>
        </w:r>
      </w:del>
      <w:ins w:id="55" w:author="Authors" w:date="2026-08-21T10:05:00Z" w16du:dateUtc="2026-08-21T17:05:00Z">
        <w:r>
          <w:rPr>
            <w:sz w:val="24"/>
            <w:szCs w:val="24"/>
            <w:highlight w:val="white"/>
          </w:rPr>
          <w:t>image is</w:t>
        </w:r>
      </w:ins>
      <w:r>
        <w:rPr>
          <w:sz w:val="24"/>
          <w:szCs w:val="24"/>
          <w:highlight w:val="white"/>
        </w:rPr>
        <w:t xml:space="preserve"> separated into three-dimensional arrays and then passed through the CNN layers (Elgendy 2020). CNNs, like other neural networks, are a class of algorithms designed to mimic </w:t>
      </w:r>
      <w:r>
        <w:rPr>
          <w:sz w:val="24"/>
          <w:szCs w:val="24"/>
          <w:highlight w:val="white"/>
        </w:rPr>
        <w:lastRenderedPageBreak/>
        <w:t>the structure and function of the visual cortex (</w:t>
      </w:r>
      <w:r>
        <w:rPr>
          <w:sz w:val="24"/>
          <w:szCs w:val="24"/>
        </w:rPr>
        <w:t>Hubel and Wiesel 1962; Chen et al. 2021</w:t>
      </w:r>
      <w:r>
        <w:rPr>
          <w:sz w:val="24"/>
          <w:szCs w:val="24"/>
          <w:highlight w:val="white"/>
        </w:rPr>
        <w:t xml:space="preserve">). The main </w:t>
      </w:r>
      <w:del w:id="56" w:author="Authors" w:date="2026-08-21T10:05:00Z" w16du:dateUtc="2026-08-21T17:05:00Z">
        <w:r>
          <w:rPr>
            <w:sz w:val="24"/>
            <w:szCs w:val="24"/>
            <w:highlight w:val="white"/>
          </w:rPr>
          <w:delText xml:space="preserve">processing </w:delText>
        </w:r>
      </w:del>
      <w:r>
        <w:rPr>
          <w:sz w:val="24"/>
          <w:szCs w:val="24"/>
          <w:highlight w:val="white"/>
        </w:rPr>
        <w:t xml:space="preserve">element in a neural network </w:t>
      </w:r>
      <w:del w:id="57" w:author="Authors" w:date="2026-08-21T10:05:00Z" w16du:dateUtc="2026-08-21T17:05:00Z">
        <w:r>
          <w:rPr>
            <w:sz w:val="24"/>
            <w:szCs w:val="24"/>
            <w:highlight w:val="white"/>
          </w:rPr>
          <w:delText>are</w:delText>
        </w:r>
      </w:del>
      <w:ins w:id="58" w:author="Authors" w:date="2026-08-21T10:05:00Z" w16du:dateUtc="2026-08-21T17:05:00Z">
        <w:r>
          <w:rPr>
            <w:sz w:val="24"/>
            <w:szCs w:val="24"/>
            <w:highlight w:val="white"/>
          </w:rPr>
          <w:t>is</w:t>
        </w:r>
      </w:ins>
      <w:r>
        <w:rPr>
          <w:sz w:val="24"/>
          <w:szCs w:val="24"/>
          <w:highlight w:val="white"/>
        </w:rPr>
        <w:t xml:space="preserve"> the neurons,</w:t>
      </w:r>
      <w:del w:id="59" w:author="Authors" w:date="2026-08-21T10:05:00Z" w16du:dateUtc="2026-08-21T17:05:00Z">
        <w:r>
          <w:rPr>
            <w:sz w:val="24"/>
            <w:szCs w:val="24"/>
            <w:highlight w:val="white"/>
          </w:rPr>
          <w:delText xml:space="preserve"> which are</w:delText>
        </w:r>
      </w:del>
      <w:r>
        <w:rPr>
          <w:sz w:val="24"/>
          <w:szCs w:val="24"/>
          <w:highlight w:val="white"/>
        </w:rPr>
        <w:t xml:space="preserve"> simple units that take input signals and produce an output (Elgendy 2020). When millions of these units are </w:t>
      </w:r>
      <w:del w:id="60" w:author="Authors" w:date="2026-08-21T10:05:00Z" w16du:dateUtc="2026-08-21T17:05:00Z">
        <w:r>
          <w:rPr>
            <w:sz w:val="24"/>
            <w:szCs w:val="24"/>
            <w:highlight w:val="white"/>
          </w:rPr>
          <w:delText xml:space="preserve">stacked in hidden layers and connected together, they can learn complex features (Elgendy 2020). </w:delText>
        </w:r>
      </w:del>
      <w:ins w:id="61" w:author="Authors" w:date="2026-08-21T10:05:00Z" w16du:dateUtc="2026-08-21T17:05:00Z">
        <w:r>
          <w:rPr>
            <w:sz w:val="24"/>
            <w:szCs w:val="24"/>
            <w:highlight w:val="white"/>
          </w:rPr>
          <w:t xml:space="preserve">organized into successive CNN layers, such as convolutional, pooling, and fully connected layers, they can learn complex features like patterns, shapes, and interactions (Elgendy 2020; James et al. 2023; </w:t>
        </w:r>
        <w:proofErr w:type="spellStart"/>
        <w:r>
          <w:rPr>
            <w:sz w:val="24"/>
            <w:szCs w:val="24"/>
          </w:rPr>
          <w:t>Géron</w:t>
        </w:r>
        <w:proofErr w:type="spellEnd"/>
        <w:r>
          <w:rPr>
            <w:sz w:val="24"/>
            <w:szCs w:val="24"/>
          </w:rPr>
          <w:t xml:space="preserve"> 2019</w:t>
        </w:r>
        <w:r>
          <w:rPr>
            <w:sz w:val="24"/>
            <w:szCs w:val="24"/>
            <w:highlight w:val="white"/>
          </w:rPr>
          <w:t>).</w:t>
        </w:r>
      </w:ins>
      <w:moveFromRangeStart w:id="62" w:author="Authors" w:date="2026-08-21T10:05:00Z" w:name="move238199169"/>
      <w:moveFrom w:id="63" w:author="Authors" w:date="2026-08-21T10:05:00Z" w16du:dateUtc="2026-08-21T17:05:00Z">
        <w:r>
          <w:rPr>
            <w:sz w:val="24"/>
            <w:szCs w:val="24"/>
            <w:highlight w:val="white"/>
          </w:rPr>
          <w:t>The main components of a CNN are the convolutional layers, pooling layers, and fully connected dense layers. Within the network, the convolutional layers learn details, such as patterns and shapes, and the pooling layers</w:t>
        </w:r>
        <w:r>
          <w:rPr>
            <w:sz w:val="24"/>
            <w:szCs w:val="24"/>
          </w:rPr>
          <w:t xml:space="preserve"> downsample the t</w:t>
        </w:r>
        <w:r>
          <w:rPr>
            <w:sz w:val="24"/>
            <w:szCs w:val="24"/>
            <w:highlight w:val="white"/>
          </w:rPr>
          <w:t>hree-dimensional arrays, known as feature maps, to retain the most important information (James et al. 2023). Activation functions, which are usually non-linear, are an important component of the convolutional layers. They allow the models to learn complex patterns, especially nonlinear relationships and interaction effects (James et al. 2023). The final feature maps, at the top of the network, are commonly vectorized into a one-dimensional array by either fully flattening the features, which maintains all values but creates high dimensionality, or by using global average pooling (GAP), which computes the mean of each feature map before feeding the input to the fully connected dense layers (</w:t>
        </w:r>
        <w:r>
          <w:rPr>
            <w:sz w:val="24"/>
            <w:szCs w:val="24"/>
          </w:rPr>
          <w:t>Géron 2019).</w:t>
        </w:r>
      </w:moveFrom>
      <w:moveFromRangeEnd w:id="62"/>
      <w:r>
        <w:rPr>
          <w:sz w:val="24"/>
          <w:szCs w:val="24"/>
          <w:highlight w:val="white"/>
        </w:rPr>
        <w:t xml:space="preserve"> In essence, the whole process starts with the first layers in the CNN detecting low-level features such as edges, and deeper layers capturing more complex shapes (Elgendy 2020). By stacking layers, the model learns increasingly complex patterns from each stage until an array of salient features </w:t>
      </w:r>
      <w:proofErr w:type="gramStart"/>
      <w:r>
        <w:rPr>
          <w:sz w:val="24"/>
          <w:szCs w:val="24"/>
          <w:highlight w:val="white"/>
        </w:rPr>
        <w:t>are</w:t>
      </w:r>
      <w:proofErr w:type="gramEnd"/>
      <w:r>
        <w:rPr>
          <w:sz w:val="24"/>
          <w:szCs w:val="24"/>
          <w:highlight w:val="white"/>
        </w:rPr>
        <w:t xml:space="preserve"> recognized in the image and predictions can be generated (Elgendy 2020).</w:t>
      </w:r>
    </w:p>
    <w:p w14:paraId="0000001D" w14:textId="77777777" w:rsidR="009F02E6" w:rsidRDefault="00000000">
      <w:pPr>
        <w:spacing w:before="240" w:after="240" w:line="480" w:lineRule="auto"/>
        <w:jc w:val="left"/>
        <w:rPr>
          <w:sz w:val="24"/>
          <w:szCs w:val="24"/>
          <w:highlight w:val="white"/>
        </w:rPr>
      </w:pPr>
      <w:r>
        <w:rPr>
          <w:sz w:val="24"/>
          <w:szCs w:val="24"/>
          <w:highlight w:val="white"/>
        </w:rPr>
        <w:t>CNN models, like other DL models, require large volumes of data to train. They do not learn by fitting the model to the data once; but rather by iterating through the entire training data</w:t>
      </w:r>
      <w:del w:id="64" w:author="Authors" w:date="2026-08-21T10:05:00Z" w16du:dateUtc="2026-08-21T17:05:00Z">
        <w:r>
          <w:rPr>
            <w:sz w:val="24"/>
            <w:szCs w:val="24"/>
            <w:highlight w:val="white"/>
          </w:rPr>
          <w:delText xml:space="preserve"> in </w:delText>
        </w:r>
        <w:r>
          <w:rPr>
            <w:sz w:val="24"/>
            <w:szCs w:val="24"/>
            <w:highlight w:val="white"/>
          </w:rPr>
          <w:lastRenderedPageBreak/>
          <w:delText>epochs, and repeatedly optimizing</w:delText>
        </w:r>
      </w:del>
      <w:ins w:id="65" w:author="Authors" w:date="2026-08-21T10:05:00Z" w16du:dateUtc="2026-08-21T17:05:00Z">
        <w:r>
          <w:rPr>
            <w:sz w:val="24"/>
            <w:szCs w:val="24"/>
            <w:highlight w:val="white"/>
          </w:rPr>
          <w:t>, with each complete pass referred to as an epoch, to optimize</w:t>
        </w:r>
      </w:ins>
      <w:r>
        <w:rPr>
          <w:sz w:val="24"/>
          <w:szCs w:val="24"/>
          <w:highlight w:val="white"/>
        </w:rPr>
        <w:t xml:space="preserve"> parameter values </w:t>
      </w:r>
      <w:del w:id="66" w:author="Authors" w:date="2026-08-21T10:05:00Z" w16du:dateUtc="2026-08-21T17:05:00Z">
        <w:r>
          <w:rPr>
            <w:sz w:val="24"/>
            <w:szCs w:val="24"/>
            <w:highlight w:val="white"/>
          </w:rPr>
          <w:delText>until the</w:delText>
        </w:r>
      </w:del>
      <w:ins w:id="67" w:author="Authors" w:date="2026-08-21T10:05:00Z" w16du:dateUtc="2026-08-21T17:05:00Z">
        <w:r>
          <w:rPr>
            <w:sz w:val="24"/>
            <w:szCs w:val="24"/>
            <w:highlight w:val="white"/>
          </w:rPr>
          <w:t>and reduce</w:t>
        </w:r>
      </w:ins>
      <w:r>
        <w:rPr>
          <w:sz w:val="24"/>
          <w:szCs w:val="24"/>
          <w:highlight w:val="white"/>
        </w:rPr>
        <w:t xml:space="preserve"> model error</w:t>
      </w:r>
      <w:del w:id="68" w:author="Authors" w:date="2026-08-21T10:05:00Z" w16du:dateUtc="2026-08-21T17:05:00Z">
        <w:r>
          <w:rPr>
            <w:sz w:val="24"/>
            <w:szCs w:val="24"/>
            <w:highlight w:val="white"/>
          </w:rPr>
          <w:delText xml:space="preserve"> is minimized</w:delText>
        </w:r>
      </w:del>
      <w:r>
        <w:rPr>
          <w:sz w:val="24"/>
          <w:szCs w:val="24"/>
          <w:highlight w:val="white"/>
        </w:rPr>
        <w:t xml:space="preserve">. This process can be </w:t>
      </w:r>
      <w:r>
        <w:rPr>
          <w:sz w:val="24"/>
          <w:szCs w:val="24"/>
        </w:rPr>
        <w:t xml:space="preserve">computationally intensive, with time and computing resources costs dependent on the complexity of the problem and the size of the dataset. </w:t>
      </w:r>
      <w:r>
        <w:rPr>
          <w:sz w:val="24"/>
          <w:szCs w:val="24"/>
          <w:highlight w:val="white"/>
        </w:rPr>
        <w:t>Early efforts using statistical learning (</w:t>
      </w:r>
      <w:proofErr w:type="spellStart"/>
      <w:r>
        <w:rPr>
          <w:sz w:val="24"/>
          <w:szCs w:val="24"/>
          <w:highlight w:val="white"/>
        </w:rPr>
        <w:t>Fablet</w:t>
      </w:r>
      <w:proofErr w:type="spellEnd"/>
      <w:r>
        <w:rPr>
          <w:sz w:val="24"/>
          <w:szCs w:val="24"/>
          <w:highlight w:val="white"/>
        </w:rPr>
        <w:t xml:space="preserve"> and Le Josse 2005) and neural networks (</w:t>
      </w:r>
      <w:r>
        <w:rPr>
          <w:sz w:val="24"/>
          <w:szCs w:val="24"/>
        </w:rPr>
        <w:t xml:space="preserve">Robertson and Morison 2001) </w:t>
      </w:r>
      <w:r>
        <w:rPr>
          <w:sz w:val="24"/>
          <w:szCs w:val="24"/>
          <w:highlight w:val="white"/>
        </w:rPr>
        <w:t xml:space="preserve">demonstrated their potential for tasks like age estimation, but predictive performance rarely approached that of </w:t>
      </w:r>
      <w:r>
        <w:rPr>
          <w:sz w:val="24"/>
          <w:szCs w:val="24"/>
        </w:rPr>
        <w:t xml:space="preserve">experienced readers. More recently, advanced image preprocessing methods and </w:t>
      </w:r>
      <w:proofErr w:type="spellStart"/>
      <w:r>
        <w:rPr>
          <w:sz w:val="24"/>
          <w:szCs w:val="24"/>
        </w:rPr>
        <w:t>ensembling</w:t>
      </w:r>
      <w:proofErr w:type="spellEnd"/>
      <w:r>
        <w:rPr>
          <w:sz w:val="24"/>
          <w:szCs w:val="24"/>
        </w:rPr>
        <w:t xml:space="preserve"> models have been suggested to </w:t>
      </w:r>
      <w:del w:id="69" w:author="Authors" w:date="2026-08-21T10:05:00Z" w16du:dateUtc="2026-08-21T17:05:00Z">
        <w:r>
          <w:rPr>
            <w:sz w:val="24"/>
            <w:szCs w:val="24"/>
          </w:rPr>
          <w:delText>increase</w:delText>
        </w:r>
      </w:del>
      <w:ins w:id="70" w:author="Authors" w:date="2026-08-21T10:05:00Z" w16du:dateUtc="2026-08-21T17:05:00Z">
        <w:r>
          <w:rPr>
            <w:sz w:val="24"/>
            <w:szCs w:val="24"/>
          </w:rPr>
          <w:t>improve</w:t>
        </w:r>
      </w:ins>
      <w:r>
        <w:rPr>
          <w:sz w:val="24"/>
          <w:szCs w:val="24"/>
        </w:rPr>
        <w:t xml:space="preserve"> model performance (Riedel and Leaf 2024; Moen et al. 2023).  </w:t>
      </w:r>
    </w:p>
    <w:p w14:paraId="0000001E" w14:textId="77777777" w:rsidR="009F02E6" w:rsidRDefault="00000000">
      <w:pPr>
        <w:spacing w:before="240" w:after="240" w:line="480" w:lineRule="auto"/>
        <w:jc w:val="left"/>
        <w:rPr>
          <w:sz w:val="24"/>
          <w:szCs w:val="24"/>
          <w:highlight w:val="white"/>
        </w:rPr>
      </w:pPr>
      <w:r>
        <w:rPr>
          <w:sz w:val="24"/>
          <w:szCs w:val="24"/>
          <w:highlight w:val="white"/>
        </w:rPr>
        <w:t xml:space="preserve">The production of quality salmon age estimates depends on the consistent application of pattern recognition criteria. This typically involves a quality control approach, often including independent estimates from multiple readers, that consists of high-quality viewing and imaging equipment, training programs, and age estimation methods validated through the examination of known age samples (MacLellan and Gillespie 2015; Anderson et al. 2023). </w:t>
      </w:r>
      <w:r>
        <w:rPr>
          <w:sz w:val="24"/>
          <w:szCs w:val="24"/>
        </w:rPr>
        <w:t>Initial application of DL models to salmon ageing varied in success. Strong agreement with expert estimates (&gt;95%) was achieved for inferring Atlantic salmon (</w:t>
      </w:r>
      <w:r>
        <w:rPr>
          <w:i/>
          <w:iCs/>
          <w:sz w:val="24"/>
          <w:szCs w:val="24"/>
        </w:rPr>
        <w:t xml:space="preserve">Salmo </w:t>
      </w:r>
      <w:proofErr w:type="spellStart"/>
      <w:r>
        <w:rPr>
          <w:i/>
          <w:iCs/>
          <w:sz w:val="24"/>
          <w:szCs w:val="24"/>
        </w:rPr>
        <w:t>salar</w:t>
      </w:r>
      <w:proofErr w:type="spellEnd"/>
      <w:r>
        <w:rPr>
          <w:sz w:val="24"/>
          <w:szCs w:val="24"/>
        </w:rPr>
        <w:t xml:space="preserve">, Salmonidae) origin </w:t>
      </w:r>
      <w:ins w:id="71" w:author="Authors" w:date="2026-08-21T10:05:00Z" w16du:dateUtc="2026-08-21T17:05:00Z">
        <w:r>
          <w:rPr>
            <w:sz w:val="24"/>
            <w:szCs w:val="24"/>
          </w:rPr>
          <w:t xml:space="preserve">(wild vs. hatchery) </w:t>
        </w:r>
      </w:ins>
      <w:r>
        <w:rPr>
          <w:sz w:val="24"/>
          <w:szCs w:val="24"/>
        </w:rPr>
        <w:t xml:space="preserve">and spawning history, but only moderate agreement for sea age (87%) and lower agreement for river age (63%; </w:t>
      </w:r>
      <w:r>
        <w:rPr>
          <w:sz w:val="24"/>
          <w:szCs w:val="24"/>
          <w:highlight w:val="white"/>
        </w:rPr>
        <w:t>Vabø</w:t>
      </w:r>
      <w:r>
        <w:rPr>
          <w:sz w:val="24"/>
          <w:szCs w:val="24"/>
        </w:rPr>
        <w:t xml:space="preserve"> et al. 2021). The potential to couple new approaches to image preprocessing with CNN models has been tested; however, its implementation on chum salmon </w:t>
      </w:r>
      <w:r>
        <w:rPr>
          <w:sz w:val="24"/>
          <w:szCs w:val="24"/>
          <w:highlight w:val="white"/>
        </w:rPr>
        <w:t>(</w:t>
      </w:r>
      <w:r>
        <w:rPr>
          <w:i/>
          <w:iCs/>
          <w:sz w:val="24"/>
          <w:szCs w:val="24"/>
          <w:highlight w:val="white"/>
        </w:rPr>
        <w:t>Oncorhynchus keta</w:t>
      </w:r>
      <w:r>
        <w:rPr>
          <w:sz w:val="24"/>
          <w:szCs w:val="24"/>
          <w:highlight w:val="white"/>
        </w:rPr>
        <w:t xml:space="preserve">, Salmonidae) </w:t>
      </w:r>
      <w:r>
        <w:rPr>
          <w:sz w:val="24"/>
          <w:szCs w:val="24"/>
        </w:rPr>
        <w:t>was likely hampered by a small (</w:t>
      </w:r>
      <w:r>
        <w:rPr>
          <w:i/>
          <w:iCs/>
          <w:sz w:val="24"/>
          <w:szCs w:val="24"/>
        </w:rPr>
        <w:t>n</w:t>
      </w:r>
      <w:r>
        <w:rPr>
          <w:sz w:val="24"/>
          <w:szCs w:val="24"/>
        </w:rPr>
        <w:t>=71) training dataset (Suzuki et al. 2024).</w:t>
      </w:r>
    </w:p>
    <w:p w14:paraId="0000001F" w14:textId="77777777" w:rsidR="009F02E6" w:rsidRDefault="00000000">
      <w:pPr>
        <w:spacing w:after="0" w:line="480" w:lineRule="auto"/>
        <w:jc w:val="left"/>
        <w:rPr>
          <w:color w:val="000000"/>
        </w:rPr>
      </w:pPr>
      <w:r>
        <w:rPr>
          <w:sz w:val="24"/>
          <w:szCs w:val="24"/>
          <w:highlight w:val="white"/>
        </w:rPr>
        <w:t xml:space="preserve">The motivation for this study was the need to accelerate the availability of chum salmon age estimates for use in annual fisheries management processes. Thus, we sought to determine </w:t>
      </w:r>
      <w:r>
        <w:rPr>
          <w:sz w:val="24"/>
          <w:szCs w:val="24"/>
          <w:highlight w:val="white"/>
        </w:rPr>
        <w:lastRenderedPageBreak/>
        <w:t xml:space="preserve">whether a DL approach could complement the current manual process used in production laboratories to estimate fish age. Building on the framework of prior models (Vabø et al. 2021), we implemented additional preprocessing steps and applied an ensemble of CNN models to estimate the age of chum salmon and to determine whether agreement with skilled personnel could be achieved. </w:t>
      </w:r>
    </w:p>
    <w:p w14:paraId="00000020" w14:textId="77777777" w:rsidR="009F02E6" w:rsidRDefault="00000000">
      <w:pPr>
        <w:pStyle w:val="Heading1"/>
        <w:spacing w:line="480" w:lineRule="auto"/>
        <w:jc w:val="left"/>
        <w:rPr>
          <w:color w:val="000000"/>
        </w:rPr>
      </w:pPr>
      <w:bookmarkStart w:id="72" w:name="_cj8c87nq6gem" w:colFirst="0" w:colLast="0"/>
      <w:bookmarkStart w:id="73" w:name="_1fob9te"/>
      <w:bookmarkEnd w:id="72"/>
      <w:bookmarkEnd w:id="73"/>
      <w:r>
        <w:rPr>
          <w:color w:val="000000"/>
        </w:rPr>
        <w:t>Methods</w:t>
      </w:r>
    </w:p>
    <w:p w14:paraId="00000021" w14:textId="77777777" w:rsidR="009F02E6" w:rsidRDefault="00000000">
      <w:pPr>
        <w:pStyle w:val="Heading2"/>
        <w:spacing w:line="480" w:lineRule="auto"/>
        <w:jc w:val="left"/>
        <w:rPr>
          <w:color w:val="000000"/>
        </w:rPr>
      </w:pPr>
      <w:r>
        <w:rPr>
          <w:color w:val="000000"/>
        </w:rPr>
        <w:t xml:space="preserve">Scale datasets </w:t>
      </w:r>
    </w:p>
    <w:p w14:paraId="2E8A86DF" w14:textId="77777777" w:rsidR="00747C1F" w:rsidRDefault="00000000">
      <w:pPr>
        <w:spacing w:line="480" w:lineRule="auto"/>
        <w:jc w:val="left"/>
        <w:rPr>
          <w:del w:id="74" w:author="Authors" w:date="2026-08-21T10:05:00Z" w16du:dateUtc="2026-08-21T17:05:00Z"/>
          <w:sz w:val="24"/>
          <w:szCs w:val="24"/>
        </w:rPr>
      </w:pPr>
      <w:r>
        <w:rPr>
          <w:sz w:val="24"/>
          <w:szCs w:val="24"/>
        </w:rPr>
        <w:t xml:space="preserve">Chum salmon scales were collected by four agencies: the National Oceanic and Atmospheric Administration (NOAA), Alaska Department of Fish and Game (ADF&amp;G), Northern Southeast Regional Aquaculture Association (NSRAA), and Department of Fisheries and Oceans Canada (DFO; </w:t>
      </w:r>
      <w:ins w:id="75" w:author="Authors" w:date="2026-08-21T10:05:00Z" w16du:dateUtc="2026-08-21T17:05:00Z">
        <w:r>
          <w:rPr>
            <w:sz w:val="24"/>
            <w:szCs w:val="24"/>
          </w:rPr>
          <w:t xml:space="preserve">Appendix </w:t>
        </w:r>
      </w:ins>
      <w:r>
        <w:rPr>
          <w:sz w:val="24"/>
          <w:szCs w:val="24"/>
        </w:rPr>
        <w:t xml:space="preserve">Table </w:t>
      </w:r>
      <w:del w:id="76" w:author="Authors" w:date="2026-08-21T10:05:00Z" w16du:dateUtc="2026-08-21T17:05:00Z">
        <w:r>
          <w:rPr>
            <w:sz w:val="24"/>
            <w:szCs w:val="24"/>
          </w:rPr>
          <w:delText>1</w:delText>
        </w:r>
      </w:del>
      <w:ins w:id="77" w:author="Authors" w:date="2026-08-21T10:05:00Z" w16du:dateUtc="2026-08-21T17:05:00Z">
        <w:r>
          <w:rPr>
            <w:sz w:val="24"/>
            <w:szCs w:val="24"/>
          </w:rPr>
          <w:t>A1</w:t>
        </w:r>
      </w:ins>
      <w:r>
        <w:rPr>
          <w:sz w:val="24"/>
          <w:szCs w:val="24"/>
        </w:rPr>
        <w:t xml:space="preserve">). All groups prepared scales similarly for age estimation; scales were mounted to a gum </w:t>
      </w:r>
      <w:proofErr w:type="gramStart"/>
      <w:r>
        <w:rPr>
          <w:sz w:val="24"/>
          <w:szCs w:val="24"/>
        </w:rPr>
        <w:t>card</w:t>
      </w:r>
      <w:proofErr w:type="gramEnd"/>
      <w:r>
        <w:rPr>
          <w:sz w:val="24"/>
          <w:szCs w:val="24"/>
        </w:rPr>
        <w:t xml:space="preserve"> and acetate impressions were made (MacLellan 2004). Each group’s scale collection represents different chum salmon populations, age distributions, and scale conditions. </w:t>
      </w:r>
      <w:del w:id="78" w:author="Authors" w:date="2026-08-21T10:05:00Z" w16du:dateUtc="2026-08-21T17:05:00Z">
        <w:r>
          <w:rPr>
            <w:sz w:val="24"/>
            <w:szCs w:val="24"/>
          </w:rPr>
          <w:delText xml:space="preserve"> </w:delText>
        </w:r>
      </w:del>
    </w:p>
    <w:p w14:paraId="44CA20C1" w14:textId="77777777" w:rsidR="009F02E6" w:rsidRDefault="00000000">
      <w:pPr>
        <w:spacing w:line="480" w:lineRule="auto"/>
        <w:jc w:val="left"/>
        <w:rPr>
          <w:moveFrom w:id="79" w:author="Authors" w:date="2026-08-21T10:05:00Z" w16du:dateUtc="2026-08-21T17:05:00Z"/>
          <w:sz w:val="24"/>
          <w:szCs w:val="24"/>
        </w:rPr>
      </w:pPr>
      <w:del w:id="80" w:author="Authors" w:date="2026-08-21T10:05:00Z" w16du:dateUtc="2026-08-21T17:05:00Z">
        <w:r>
          <w:rPr>
            <w:sz w:val="24"/>
            <w:szCs w:val="24"/>
          </w:rPr>
          <w:delText>NOAA scale collections were collected from immature chum salmon caught as bycatch during 2011–2021 in the Bering Sea and Aleutian Islands midwater pollock trawl fishery and were sampled by the North Pacific Observer Program (Alaska Fisheries Science Center, 2025).</w:delText>
        </w:r>
      </w:del>
      <w:ins w:id="81" w:author="Authors" w:date="2026-08-21T10:05:00Z" w16du:dateUtc="2026-08-21T17:05:00Z">
        <w:r>
          <w:rPr>
            <w:sz w:val="24"/>
            <w:szCs w:val="24"/>
          </w:rPr>
          <w:t xml:space="preserve">Detailed information on each agency’s scale datasets </w:t>
        </w:r>
        <w:proofErr w:type="gramStart"/>
        <w:r>
          <w:rPr>
            <w:sz w:val="24"/>
            <w:szCs w:val="24"/>
          </w:rPr>
          <w:t>are</w:t>
        </w:r>
        <w:proofErr w:type="gramEnd"/>
        <w:r>
          <w:rPr>
            <w:sz w:val="24"/>
            <w:szCs w:val="24"/>
          </w:rPr>
          <w:t xml:space="preserve"> provided in the Agency scale datasets section of the supplemental text. The workflow for scale image preprocessing, model training, and evaluation is shown in Supplemental Figure S3. Among the agencies, scale images were taken with variable equipment, magnifications and resolutions. </w:t>
        </w:r>
        <w:r>
          <w:rPr>
            <w:sz w:val="24"/>
            <w:szCs w:val="24"/>
            <w:highlight w:val="white"/>
          </w:rPr>
          <w:t xml:space="preserve">The scale age convention </w:t>
        </w:r>
        <w:r>
          <w:rPr>
            <w:sz w:val="24"/>
            <w:szCs w:val="24"/>
            <w:highlight w:val="white"/>
          </w:rPr>
          <w:lastRenderedPageBreak/>
          <w:t>was based on the European methodology, with a January 1 birthday designated for Northern hemisphere fish. Age estimates were converted to Gilbert-Rich for model development. Since there is no freshwater residency for chum salmon the year gone to sea (sub “1”) was omitted and only the year of life caught was reported.</w:t>
        </w:r>
        <w:r>
          <w:rPr>
            <w:sz w:val="24"/>
            <w:szCs w:val="24"/>
          </w:rPr>
          <w:t xml:space="preserve"> </w:t>
        </w:r>
      </w:ins>
      <w:moveFromRangeStart w:id="82" w:author="Authors" w:date="2026-08-21T10:05:00Z" w:name="move238199170"/>
      <w:moveFrom w:id="83" w:author="Authors" w:date="2026-08-21T10:05:00Z" w16du:dateUtc="2026-08-21T17:05:00Z">
        <w:r>
          <w:rPr>
            <w:sz w:val="24"/>
            <w:szCs w:val="24"/>
          </w:rPr>
          <w:t xml:space="preserve"> These fish originated from populations across the North Pacific rim (Barry et al. 2022). Scale impressions were digitized by GET Imaging, Inc. (Edmond, OK) and age estimates were produced by skilled age readers for 12,601 chum salmon. Most chum salmon encountered as bycatch were ages 3, 4, and 5 (</w:t>
        </w:r>
      </w:moveFrom>
      <w:moveFromRangeEnd w:id="82"/>
      <w:del w:id="84" w:author="Authors" w:date="2026-08-21T10:05:00Z" w16du:dateUtc="2026-08-21T17:05:00Z">
        <w:r>
          <w:rPr>
            <w:sz w:val="24"/>
            <w:szCs w:val="24"/>
          </w:rPr>
          <w:delText>Table 1).</w:delText>
        </w:r>
      </w:del>
      <w:moveFromRangeStart w:id="85" w:author="Authors" w:date="2026-08-21T10:05:00Z" w:name="move238199171"/>
      <w:moveFrom w:id="86" w:author="Authors" w:date="2026-08-21T10:05:00Z" w16du:dateUtc="2026-08-21T17:05:00Z">
        <w:r>
          <w:rPr>
            <w:sz w:val="24"/>
            <w:szCs w:val="24"/>
          </w:rPr>
          <w:t xml:space="preserve"> </w:t>
        </w:r>
      </w:moveFrom>
    </w:p>
    <w:p w14:paraId="19575E3D" w14:textId="77777777" w:rsidR="009F02E6" w:rsidRDefault="00000000">
      <w:pPr>
        <w:spacing w:line="480" w:lineRule="auto"/>
        <w:jc w:val="left"/>
        <w:rPr>
          <w:moveFrom w:id="87" w:author="Authors" w:date="2026-08-21T10:05:00Z" w16du:dateUtc="2026-08-21T17:05:00Z"/>
          <w:sz w:val="24"/>
          <w:szCs w:val="24"/>
        </w:rPr>
      </w:pPr>
      <w:moveFrom w:id="88" w:author="Authors" w:date="2026-08-21T10:05:00Z" w16du:dateUtc="2026-08-21T17:05:00Z">
        <w:r>
          <w:rPr>
            <w:sz w:val="24"/>
            <w:szCs w:val="24"/>
          </w:rPr>
          <w:t>ADF&amp;G scale collections represent 50,241 mature salmon harvested from 1964–2014 in commercial fisheries from ten different river systems across Alaska. Most images represent the dominant ages 4 and 5 (</w:t>
        </w:r>
      </w:moveFrom>
      <w:moveFromRangeEnd w:id="85"/>
      <w:del w:id="89" w:author="Authors" w:date="2026-08-21T10:05:00Z" w16du:dateUtc="2026-08-21T17:05:00Z">
        <w:r>
          <w:rPr>
            <w:sz w:val="24"/>
            <w:szCs w:val="24"/>
          </w:rPr>
          <w:delText>Table 1).</w:delText>
        </w:r>
      </w:del>
      <w:moveFromRangeStart w:id="90" w:author="Authors" w:date="2026-08-21T10:05:00Z" w:name="move238199172"/>
      <w:moveFrom w:id="91" w:author="Authors" w:date="2026-08-21T10:05:00Z" w16du:dateUtc="2026-08-21T17:05:00Z">
        <w:r>
          <w:rPr>
            <w:sz w:val="24"/>
            <w:szCs w:val="24"/>
          </w:rPr>
          <w:t xml:space="preserve"> These scales were digitized as part of several long-term scale retrospective analyses (Agler et al. 2013; Agler 2012; Knudsen et al. 2021) and the images maintained in the ADF&amp;G scale archive. The ADF&amp;G collection also included age 6 scales collected during 2015–2022 from Southeast Alaska carcass surveys as part of a long-term research project (Alaska Hatchery Research Program; http://www.adfg.alaska.gov/index.cfm?adfg=fishingHatcheriesResearch.main). Scales were collected by port samplers across multiple fishing gear types and districts. Older collections of acetate scale impressions were digitized using a Screenscan Microfiche Scanner attached to a 4601 microfiche reader, whereas recent collections were digitized using a Nikon Ti-2E Automated Live Cell Inverted Microscope equipped with a DS-Ri2 Color CMOS camera. Age estimates were produced in-season by regional staff (</w:t>
        </w:r>
      </w:moveFrom>
      <w:moveFromRangeEnd w:id="90"/>
      <w:del w:id="92" w:author="Authors" w:date="2026-08-21T10:05:00Z" w16du:dateUtc="2026-08-21T17:05:00Z">
        <w:r>
          <w:rPr>
            <w:sz w:val="24"/>
            <w:szCs w:val="24"/>
          </w:rPr>
          <w:delText>Table 1).</w:delText>
        </w:r>
      </w:del>
      <w:moveFromRangeStart w:id="93" w:author="Authors" w:date="2026-08-21T10:05:00Z" w:name="move238199173"/>
      <w:moveFrom w:id="94" w:author="Authors" w:date="2026-08-21T10:05:00Z" w16du:dateUtc="2026-08-21T17:05:00Z">
        <w:r>
          <w:rPr>
            <w:sz w:val="24"/>
            <w:szCs w:val="24"/>
          </w:rPr>
          <w:t xml:space="preserve"> </w:t>
        </w:r>
      </w:moveFrom>
    </w:p>
    <w:p w14:paraId="47C700A2" w14:textId="77777777" w:rsidR="009F02E6" w:rsidRDefault="00000000">
      <w:pPr>
        <w:spacing w:line="480" w:lineRule="auto"/>
        <w:jc w:val="left"/>
        <w:rPr>
          <w:moveFrom w:id="95" w:author="Authors" w:date="2026-08-21T10:05:00Z" w16du:dateUtc="2026-08-21T17:05:00Z"/>
          <w:sz w:val="24"/>
          <w:szCs w:val="24"/>
        </w:rPr>
      </w:pPr>
      <w:moveFrom w:id="96" w:author="Authors" w:date="2026-08-21T10:05:00Z" w16du:dateUtc="2026-08-21T17:05:00Z">
        <w:r>
          <w:rPr>
            <w:sz w:val="24"/>
            <w:szCs w:val="24"/>
          </w:rPr>
          <w:t xml:space="preserve">Scales from NSRAA represent chum salmon reared at NSRAA hatcheries that were collected during routine sampling of commercial salmon harvest and test fisheries from 2019–2024, as well as from fish returning to the hatchery during those years. These chum salmon originated </w:t>
        </w:r>
        <w:r>
          <w:rPr>
            <w:sz w:val="24"/>
            <w:szCs w:val="24"/>
          </w:rPr>
          <w:lastRenderedPageBreak/>
          <w:t>from the Nakwasina and Kadashan rivers in Southeast Alaska. Acetate scale impressions were digitized using a Canon Microfilm Scanner 300II. The 597 scale images represented ages 3, 4, 5, and 6 (</w:t>
        </w:r>
      </w:moveFrom>
      <w:moveFromRangeEnd w:id="93"/>
      <w:del w:id="97" w:author="Authors" w:date="2026-08-21T10:05:00Z" w16du:dateUtc="2026-08-21T17:05:00Z">
        <w:r>
          <w:rPr>
            <w:sz w:val="24"/>
            <w:szCs w:val="24"/>
          </w:rPr>
          <w:delText>Table 1).</w:delText>
        </w:r>
      </w:del>
      <w:moveFromRangeStart w:id="98" w:author="Authors" w:date="2026-08-21T10:05:00Z" w:name="move238199174"/>
      <w:moveFrom w:id="99" w:author="Authors" w:date="2026-08-21T10:05:00Z" w16du:dateUtc="2026-08-21T17:05:00Z">
        <w:r>
          <w:rPr>
            <w:sz w:val="24"/>
            <w:szCs w:val="24"/>
          </w:rPr>
          <w:t xml:space="preserve"> </w:t>
        </w:r>
      </w:moveFrom>
    </w:p>
    <w:p w14:paraId="387022B7" w14:textId="77777777" w:rsidR="009F02E6" w:rsidRDefault="00000000">
      <w:pPr>
        <w:spacing w:before="240" w:after="240" w:line="480" w:lineRule="auto"/>
        <w:jc w:val="left"/>
        <w:rPr>
          <w:moveFrom w:id="100" w:author="Authors" w:date="2026-08-21T10:05:00Z" w16du:dateUtc="2026-08-21T17:05:00Z"/>
          <w:sz w:val="24"/>
          <w:szCs w:val="24"/>
          <w:highlight w:val="white"/>
        </w:rPr>
      </w:pPr>
      <w:moveFrom w:id="101" w:author="Authors" w:date="2026-08-21T10:05:00Z" w16du:dateUtc="2026-08-21T17:05:00Z">
        <w:r>
          <w:rPr>
            <w:sz w:val="24"/>
            <w:szCs w:val="24"/>
            <w:highlight w:val="white"/>
          </w:rPr>
          <w:t>The DFO collection of 2,698 scale images were selected to increase the representation of infrequently caught age classes. The High Seas Salmon survey provided images of ages 1</w:t>
        </w:r>
        <w:r>
          <w:rPr>
            <w:sz w:val="24"/>
            <w:szCs w:val="24"/>
            <w:highlight w:val="white"/>
            <w:vertAlign w:val="subscript"/>
          </w:rPr>
          <w:t xml:space="preserve"> </w:t>
        </w:r>
        <w:r>
          <w:rPr>
            <w:sz w:val="24"/>
            <w:szCs w:val="24"/>
            <w:highlight w:val="white"/>
          </w:rPr>
          <w:t>and 2</w:t>
        </w:r>
        <w:r>
          <w:rPr>
            <w:sz w:val="24"/>
            <w:szCs w:val="24"/>
            <w:highlight w:val="white"/>
            <w:vertAlign w:val="subscript"/>
          </w:rPr>
          <w:t xml:space="preserve"> </w:t>
        </w:r>
        <w:r>
          <w:rPr>
            <w:sz w:val="24"/>
            <w:szCs w:val="24"/>
            <w:highlight w:val="white"/>
          </w:rPr>
          <w:t>collected during 2002, 2004–2007, 2009 and 2011. Scale images representing age classes 5, 6 and 7</w:t>
        </w:r>
        <w:r>
          <w:rPr>
            <w:sz w:val="24"/>
            <w:szCs w:val="24"/>
            <w:highlight w:val="white"/>
            <w:vertAlign w:val="subscript"/>
          </w:rPr>
          <w:t xml:space="preserve"> </w:t>
        </w:r>
        <w:r>
          <w:rPr>
            <w:sz w:val="24"/>
            <w:szCs w:val="24"/>
            <w:highlight w:val="white"/>
          </w:rPr>
          <w:t xml:space="preserve">came from sampling programs across British Columbia from 1992–2022. Acetate scale impressions were digitized with a Leica M80 dissection microscope mounted with the Leica IC90E camera. </w:t>
        </w:r>
      </w:moveFrom>
    </w:p>
    <w:moveFromRangeEnd w:id="98"/>
    <w:p w14:paraId="00000022" w14:textId="77777777" w:rsidR="009F02E6" w:rsidRDefault="00000000">
      <w:pPr>
        <w:spacing w:line="480" w:lineRule="auto"/>
        <w:jc w:val="left"/>
        <w:rPr>
          <w:sz w:val="24"/>
          <w:szCs w:val="24"/>
        </w:rPr>
      </w:pPr>
      <w:r>
        <w:rPr>
          <w:sz w:val="24"/>
          <w:szCs w:val="24"/>
        </w:rPr>
        <w:t xml:space="preserve">All scales for which a human produced age estimate was made were included in the modelling dataset.  Scales with only minor resorption (the irregular loss of the fibrous and calcified layers of the </w:t>
      </w:r>
      <w:proofErr w:type="spellStart"/>
      <w:r>
        <w:rPr>
          <w:sz w:val="24"/>
          <w:szCs w:val="24"/>
        </w:rPr>
        <w:t>circuli</w:t>
      </w:r>
      <w:proofErr w:type="spellEnd"/>
      <w:r>
        <w:rPr>
          <w:sz w:val="24"/>
          <w:szCs w:val="24"/>
        </w:rPr>
        <w:t xml:space="preserve"> from the outer margin of the scale; Figure </w:t>
      </w:r>
      <w:del w:id="102" w:author="Authors" w:date="2026-08-21T10:05:00Z" w16du:dateUtc="2026-08-21T17:05:00Z">
        <w:r>
          <w:rPr>
            <w:sz w:val="24"/>
            <w:szCs w:val="24"/>
          </w:rPr>
          <w:delText>S2</w:delText>
        </w:r>
      </w:del>
      <w:ins w:id="103" w:author="Authors" w:date="2026-08-21T10:05:00Z" w16du:dateUtc="2026-08-21T17:05:00Z">
        <w:r>
          <w:rPr>
            <w:sz w:val="24"/>
            <w:szCs w:val="24"/>
          </w:rPr>
          <w:t>S4</w:t>
        </w:r>
      </w:ins>
      <w:r>
        <w:rPr>
          <w:sz w:val="24"/>
          <w:szCs w:val="24"/>
        </w:rPr>
        <w:t xml:space="preserve">) were aged when the amount of resorption did not affect the age estimate. Scales with sufficient regeneration (the regrowth of a lost scale; Figure </w:t>
      </w:r>
      <w:del w:id="104" w:author="Authors" w:date="2026-08-21T10:05:00Z" w16du:dateUtc="2026-08-21T17:05:00Z">
        <w:r>
          <w:rPr>
            <w:sz w:val="24"/>
            <w:szCs w:val="24"/>
          </w:rPr>
          <w:delText>S2</w:delText>
        </w:r>
      </w:del>
      <w:ins w:id="105" w:author="Authors" w:date="2026-08-21T10:05:00Z" w16du:dateUtc="2026-08-21T17:05:00Z">
        <w:r>
          <w:rPr>
            <w:sz w:val="24"/>
            <w:szCs w:val="24"/>
          </w:rPr>
          <w:t>S4</w:t>
        </w:r>
      </w:ins>
      <w:r>
        <w:rPr>
          <w:sz w:val="24"/>
          <w:szCs w:val="24"/>
        </w:rPr>
        <w:t xml:space="preserve">) that would have inhibited an age estimate were omitted. None of the scale collections were filtered by the presence of checks (periods of reduced growth due to something other than winter) because the interpretation of checks is fundamental to the work of skilled </w:t>
      </w:r>
      <w:r>
        <w:rPr>
          <w:sz w:val="24"/>
          <w:szCs w:val="24"/>
          <w:highlight w:val="white"/>
        </w:rPr>
        <w:t xml:space="preserve">age readers, and ultimately the CNN models. </w:t>
      </w:r>
      <w:del w:id="106" w:author="Authors" w:date="2026-08-21T10:05:00Z" w16du:dateUtc="2026-08-21T17:05:00Z">
        <w:r>
          <w:rPr>
            <w:sz w:val="24"/>
            <w:szCs w:val="24"/>
            <w:highlight w:val="white"/>
          </w:rPr>
          <w:delText xml:space="preserve">For model development the final compiled dataset was subsampled to account for </w:delText>
        </w:r>
        <w:r>
          <w:rPr>
            <w:sz w:val="24"/>
            <w:szCs w:val="24"/>
          </w:rPr>
          <w:delText xml:space="preserve">a large imbalance among age classes which, if not accounted for, could bias model inference (Guo et al. </w:delText>
        </w:r>
      </w:del>
      <w:moveFromRangeStart w:id="107" w:author="Authors" w:date="2026-08-21T10:05:00Z" w:name="move238199175"/>
      <w:moveFrom w:id="108" w:author="Authors" w:date="2026-08-21T10:05:00Z" w16du:dateUtc="2026-08-21T17:05:00Z">
        <w:r>
          <w:rPr>
            <w:sz w:val="24"/>
            <w:szCs w:val="24"/>
          </w:rPr>
          <w:t xml:space="preserve">2008). </w:t>
        </w:r>
      </w:moveFrom>
      <w:moveFromRangeEnd w:id="107"/>
    </w:p>
    <w:p w14:paraId="00000023" w14:textId="77777777" w:rsidR="009F02E6" w:rsidRDefault="00000000">
      <w:pPr>
        <w:pStyle w:val="Heading2"/>
        <w:spacing w:line="480" w:lineRule="auto"/>
        <w:jc w:val="left"/>
        <w:rPr>
          <w:color w:val="000000"/>
        </w:rPr>
      </w:pPr>
      <w:r>
        <w:rPr>
          <w:color w:val="000000"/>
        </w:rPr>
        <w:t>Model Development</w:t>
      </w:r>
    </w:p>
    <w:p w14:paraId="00000024" w14:textId="77777777" w:rsidR="009F02E6" w:rsidRDefault="00000000">
      <w:pPr>
        <w:pStyle w:val="Heading3"/>
        <w:spacing w:line="480" w:lineRule="auto"/>
        <w:jc w:val="left"/>
      </w:pPr>
      <w:bookmarkStart w:id="109" w:name="_2v1nd9x3e356" w:colFirst="0" w:colLast="0"/>
      <w:bookmarkStart w:id="110" w:name="_kfd4l126hq7h"/>
      <w:bookmarkEnd w:id="109"/>
      <w:bookmarkEnd w:id="110"/>
      <w:r>
        <w:lastRenderedPageBreak/>
        <w:t xml:space="preserve">AI Server </w:t>
      </w:r>
    </w:p>
    <w:p w14:paraId="00000025" w14:textId="77777777" w:rsidR="009F02E6" w:rsidRDefault="00000000">
      <w:pPr>
        <w:spacing w:line="480" w:lineRule="auto"/>
        <w:jc w:val="left"/>
        <w:rPr>
          <w:sz w:val="24"/>
          <w:szCs w:val="24"/>
          <w:highlight w:val="white"/>
        </w:rPr>
      </w:pPr>
      <w:r>
        <w:rPr>
          <w:sz w:val="24"/>
          <w:szCs w:val="24"/>
        </w:rPr>
        <w:t xml:space="preserve">DL algorithms were developed using a dedicated Artificial Intelligence (AI) server at the Pacific States Marine Fisheries Commission. This server (internally named “Skynet”) was equipped with 12 Intel Xeon Gold 6326 CPUs, 512 </w:t>
      </w:r>
      <w:del w:id="111" w:author="Authors" w:date="2026-08-21T10:05:00Z" w16du:dateUtc="2026-08-21T17:05:00Z">
        <w:r>
          <w:rPr>
            <w:sz w:val="24"/>
            <w:szCs w:val="24"/>
          </w:rPr>
          <w:delText>GBs</w:delText>
        </w:r>
      </w:del>
      <w:ins w:id="112" w:author="Authors" w:date="2026-08-21T10:05:00Z" w16du:dateUtc="2026-08-21T17:05:00Z">
        <w:r>
          <w:rPr>
            <w:sz w:val="24"/>
            <w:szCs w:val="24"/>
          </w:rPr>
          <w:t>GB</w:t>
        </w:r>
      </w:ins>
      <w:r>
        <w:rPr>
          <w:sz w:val="24"/>
          <w:szCs w:val="24"/>
        </w:rPr>
        <w:t xml:space="preserve"> RAM, and two NVIDIA Ampere A40 GPUs, each with 48 </w:t>
      </w:r>
      <w:del w:id="113" w:author="Authors" w:date="2026-08-21T10:05:00Z" w16du:dateUtc="2026-08-21T17:05:00Z">
        <w:r>
          <w:rPr>
            <w:sz w:val="24"/>
            <w:szCs w:val="24"/>
          </w:rPr>
          <w:delText>GBs</w:delText>
        </w:r>
      </w:del>
      <w:ins w:id="114" w:author="Authors" w:date="2026-08-21T10:05:00Z" w16du:dateUtc="2026-08-21T17:05:00Z">
        <w:r>
          <w:rPr>
            <w:sz w:val="24"/>
            <w:szCs w:val="24"/>
          </w:rPr>
          <w:t>GB</w:t>
        </w:r>
      </w:ins>
      <w:r>
        <w:rPr>
          <w:sz w:val="24"/>
          <w:szCs w:val="24"/>
        </w:rPr>
        <w:t xml:space="preserve"> of GPU memory. The server runs the Linux Ubuntu 22.04 operating system and dedicated Anaconda environments with Python (3.10.18), TensorFlow (2.13.0), and </w:t>
      </w:r>
      <w:proofErr w:type="spellStart"/>
      <w:r>
        <w:rPr>
          <w:sz w:val="24"/>
          <w:szCs w:val="24"/>
        </w:rPr>
        <w:t>Keras</w:t>
      </w:r>
      <w:proofErr w:type="spellEnd"/>
      <w:r>
        <w:rPr>
          <w:sz w:val="24"/>
          <w:szCs w:val="24"/>
        </w:rPr>
        <w:t xml:space="preserve"> (2.13.1). </w:t>
      </w:r>
    </w:p>
    <w:p w14:paraId="00000026" w14:textId="77777777" w:rsidR="009F02E6" w:rsidRDefault="00000000">
      <w:pPr>
        <w:pStyle w:val="Heading3"/>
        <w:spacing w:line="480" w:lineRule="auto"/>
        <w:jc w:val="left"/>
      </w:pPr>
      <w:bookmarkStart w:id="115" w:name="_59mmh7qmuqok" w:colFirst="0" w:colLast="0"/>
      <w:bookmarkStart w:id="116" w:name="_oc2b0qveqykb"/>
      <w:bookmarkEnd w:id="115"/>
      <w:bookmarkEnd w:id="116"/>
      <w:r>
        <w:t>Preprocessing</w:t>
      </w:r>
    </w:p>
    <w:p w14:paraId="00000027" w14:textId="77777777" w:rsidR="009F02E6" w:rsidRDefault="00000000">
      <w:pPr>
        <w:spacing w:line="480" w:lineRule="auto"/>
        <w:jc w:val="left"/>
        <w:rPr>
          <w:sz w:val="24"/>
          <w:szCs w:val="24"/>
        </w:rPr>
      </w:pPr>
      <w:r>
        <w:rPr>
          <w:sz w:val="24"/>
          <w:szCs w:val="24"/>
        </w:rPr>
        <w:t>Two</w:t>
      </w:r>
      <w:del w:id="117" w:author="Authors" w:date="2026-08-21T10:05:00Z" w16du:dateUtc="2026-08-21T17:05:00Z">
        <w:r>
          <w:rPr>
            <w:sz w:val="24"/>
            <w:szCs w:val="24"/>
          </w:rPr>
          <w:delText xml:space="preserve"> types of</w:delText>
        </w:r>
      </w:del>
      <w:r>
        <w:rPr>
          <w:sz w:val="24"/>
          <w:szCs w:val="24"/>
        </w:rPr>
        <w:t xml:space="preserve"> image preprocessing approaches were evaluated to maximize the signal of the scales within the images while simultaneously reducing background noise (Figure 1): Segment Anything Model (SAM; Kirillov et al. 2023) and You Only Look Once model (YOLO; Redmon et al. 2016). The process of scale digitization inevitably captures the exposed posterior portion and surrounding areas of the scale, neither of which contains any growth pattern or age information (Figure 1). To increase the signal to noise ratio, the </w:t>
      </w:r>
      <w:del w:id="118" w:author="Authors" w:date="2026-08-21T10:05:00Z" w16du:dateUtc="2026-08-21T17:05:00Z">
        <w:r>
          <w:rPr>
            <w:sz w:val="24"/>
            <w:szCs w:val="24"/>
          </w:rPr>
          <w:delText xml:space="preserve">images were cropped around the scale, and the </w:delText>
        </w:r>
      </w:del>
      <w:r>
        <w:rPr>
          <w:sz w:val="24"/>
          <w:szCs w:val="24"/>
        </w:rPr>
        <w:t>background of each image was removed using the SAM approach (Kirillov et al. 2023, Figure 1</w:t>
      </w:r>
      <w:del w:id="119" w:author="Authors" w:date="2026-08-21T10:05:00Z" w16du:dateUtc="2026-08-21T17:05:00Z">
        <w:r>
          <w:rPr>
            <w:sz w:val="24"/>
            <w:szCs w:val="24"/>
          </w:rPr>
          <w:delText xml:space="preserve">). The SAM was trained with </w:delText>
        </w:r>
      </w:del>
      <w:ins w:id="120" w:author="Authors" w:date="2026-08-21T10:05:00Z" w16du:dateUtc="2026-08-21T17:05:00Z">
        <w:r>
          <w:rPr>
            <w:sz w:val="24"/>
            <w:szCs w:val="24"/>
          </w:rPr>
          <w:t xml:space="preserve">) or bounding boxes were generated and used to crop the image to isolate as little background as possible with the YOLO approach. To train the SAM, </w:t>
        </w:r>
      </w:ins>
      <w:r>
        <w:rPr>
          <w:sz w:val="24"/>
          <w:szCs w:val="24"/>
        </w:rPr>
        <w:t>a set of 75 scale images</w:t>
      </w:r>
      <w:del w:id="121" w:author="Authors" w:date="2026-08-21T10:05:00Z" w16du:dateUtc="2026-08-21T17:05:00Z">
        <w:r>
          <w:rPr>
            <w:sz w:val="24"/>
            <w:szCs w:val="24"/>
          </w:rPr>
          <w:delText>.</w:delText>
        </w:r>
      </w:del>
      <w:ins w:id="122" w:author="Authors" w:date="2026-08-21T10:05:00Z" w16du:dateUtc="2026-08-21T17:05:00Z">
        <w:r>
          <w:rPr>
            <w:sz w:val="24"/>
            <w:szCs w:val="24"/>
          </w:rPr>
          <w:t xml:space="preserve"> were manually annotated whereby the background was masked with</w:t>
        </w:r>
      </w:ins>
      <w:r>
        <w:rPr>
          <w:sz w:val="24"/>
          <w:szCs w:val="24"/>
        </w:rPr>
        <w:t xml:space="preserve"> Windows Paint software</w:t>
      </w:r>
      <w:del w:id="123" w:author="Authors" w:date="2026-08-21T10:05:00Z" w16du:dateUtc="2026-08-21T17:05:00Z">
        <w:r>
          <w:rPr>
            <w:sz w:val="24"/>
            <w:szCs w:val="24"/>
          </w:rPr>
          <w:delText xml:space="preserve"> was used to manually create the SAM masks,</w:delText>
        </w:r>
      </w:del>
      <w:ins w:id="124" w:author="Authors" w:date="2026-08-21T10:05:00Z" w16du:dateUtc="2026-08-21T17:05:00Z">
        <w:r>
          <w:rPr>
            <w:sz w:val="24"/>
            <w:szCs w:val="24"/>
          </w:rPr>
          <w:t>, effectively</w:t>
        </w:r>
      </w:ins>
      <w:r>
        <w:rPr>
          <w:sz w:val="24"/>
          <w:szCs w:val="24"/>
        </w:rPr>
        <w:t xml:space="preserve"> segmenting the entire scale from the surrounding background. </w:t>
      </w:r>
      <w:ins w:id="125" w:author="Authors" w:date="2026-08-21T10:05:00Z" w16du:dateUtc="2026-08-21T17:05:00Z">
        <w:r>
          <w:rPr>
            <w:sz w:val="24"/>
            <w:szCs w:val="24"/>
          </w:rPr>
          <w:t xml:space="preserve">To train </w:t>
        </w:r>
      </w:ins>
      <w:r>
        <w:rPr>
          <w:sz w:val="24"/>
          <w:szCs w:val="24"/>
        </w:rPr>
        <w:t>the YOLO v5 model</w:t>
      </w:r>
      <w:del w:id="126" w:author="Authors" w:date="2026-08-21T10:05:00Z" w16du:dateUtc="2026-08-21T17:05:00Z">
        <w:r>
          <w:rPr>
            <w:sz w:val="24"/>
            <w:szCs w:val="24"/>
          </w:rPr>
          <w:delText xml:space="preserve"> was trained on</w:delText>
        </w:r>
      </w:del>
      <w:ins w:id="127" w:author="Authors" w:date="2026-08-21T10:05:00Z" w16du:dateUtc="2026-08-21T17:05:00Z">
        <w:r>
          <w:rPr>
            <w:sz w:val="24"/>
            <w:szCs w:val="24"/>
          </w:rPr>
          <w:t>,</w:t>
        </w:r>
      </w:ins>
      <w:r>
        <w:rPr>
          <w:sz w:val="24"/>
          <w:szCs w:val="24"/>
        </w:rPr>
        <w:t xml:space="preserve"> 509 scale images </w:t>
      </w:r>
      <w:del w:id="128" w:author="Authors" w:date="2026-08-21T10:05:00Z" w16du:dateUtc="2026-08-21T17:05:00Z">
        <w:r>
          <w:rPr>
            <w:sz w:val="24"/>
            <w:szCs w:val="24"/>
          </w:rPr>
          <w:delText>in which</w:delText>
        </w:r>
      </w:del>
      <w:ins w:id="129" w:author="Authors" w:date="2026-08-21T10:05:00Z" w16du:dateUtc="2026-08-21T17:05:00Z">
        <w:r>
          <w:rPr>
            <w:sz w:val="24"/>
            <w:szCs w:val="24"/>
          </w:rPr>
          <w:t>were annotated by manually outlining the</w:t>
        </w:r>
      </w:ins>
      <w:r>
        <w:rPr>
          <w:sz w:val="24"/>
          <w:szCs w:val="24"/>
        </w:rPr>
        <w:t xml:space="preserve"> scale boundaries</w:t>
      </w:r>
      <w:del w:id="130" w:author="Authors" w:date="2026-08-21T10:05:00Z" w16du:dateUtc="2026-08-21T17:05:00Z">
        <w:r>
          <w:rPr>
            <w:sz w:val="24"/>
            <w:szCs w:val="24"/>
          </w:rPr>
          <w:delText xml:space="preserve"> within each image were manually outlined</w:delText>
        </w:r>
      </w:del>
      <w:r>
        <w:rPr>
          <w:sz w:val="24"/>
          <w:szCs w:val="24"/>
        </w:rPr>
        <w:t xml:space="preserve"> with </w:t>
      </w:r>
      <w:proofErr w:type="spellStart"/>
      <w:r>
        <w:rPr>
          <w:sz w:val="24"/>
          <w:szCs w:val="24"/>
        </w:rPr>
        <w:t>LabelImg</w:t>
      </w:r>
      <w:proofErr w:type="spellEnd"/>
      <w:r>
        <w:rPr>
          <w:sz w:val="24"/>
          <w:szCs w:val="24"/>
        </w:rPr>
        <w:t xml:space="preserve"> (</w:t>
      </w:r>
      <w:hyperlink r:id="rId6">
        <w:r>
          <w:rPr>
            <w:sz w:val="24"/>
            <w:szCs w:val="24"/>
          </w:rPr>
          <w:t>https://github.com/HumanSignal/labelImg</w:t>
        </w:r>
      </w:hyperlink>
      <w:r>
        <w:rPr>
          <w:sz w:val="24"/>
          <w:szCs w:val="24"/>
        </w:rPr>
        <w:t xml:space="preserve">). The scales were then cropped, removing most of the surrounding background (Figure 1). </w:t>
      </w:r>
    </w:p>
    <w:p w14:paraId="00000028" w14:textId="77777777" w:rsidR="009F02E6" w:rsidRDefault="00000000">
      <w:pPr>
        <w:spacing w:line="480" w:lineRule="auto"/>
        <w:jc w:val="left"/>
        <w:rPr>
          <w:sz w:val="24"/>
          <w:szCs w:val="24"/>
        </w:rPr>
      </w:pPr>
      <w:r>
        <w:rPr>
          <w:sz w:val="24"/>
          <w:szCs w:val="24"/>
        </w:rPr>
        <w:lastRenderedPageBreak/>
        <w:t xml:space="preserve">Some of the scale images from the NOAA collection were </w:t>
      </w:r>
      <w:del w:id="131" w:author="Authors" w:date="2026-08-21T10:05:00Z" w16du:dateUtc="2026-08-21T17:05:00Z">
        <w:r>
          <w:rPr>
            <w:sz w:val="24"/>
            <w:szCs w:val="24"/>
          </w:rPr>
          <w:delText xml:space="preserve">notably </w:delText>
        </w:r>
      </w:del>
      <w:r>
        <w:rPr>
          <w:sz w:val="24"/>
          <w:szCs w:val="24"/>
        </w:rPr>
        <w:t xml:space="preserve">blurry, grainy, and generally of low quality. </w:t>
      </w:r>
      <w:del w:id="132" w:author="Authors" w:date="2026-08-21T10:05:00Z" w16du:dateUtc="2026-08-21T17:05:00Z">
        <w:r>
          <w:rPr>
            <w:sz w:val="24"/>
            <w:szCs w:val="24"/>
          </w:rPr>
          <w:delText xml:space="preserve">This was likely due to low-quality image processing. </w:delText>
        </w:r>
      </w:del>
      <w:r>
        <w:rPr>
          <w:sz w:val="24"/>
          <w:szCs w:val="24"/>
        </w:rPr>
        <w:t xml:space="preserve">These poor-quality images were removed from the study by filtering on </w:t>
      </w:r>
      <w:del w:id="133" w:author="Authors" w:date="2026-08-21T10:05:00Z" w16du:dateUtc="2026-08-21T17:05:00Z">
        <w:r>
          <w:rPr>
            <w:sz w:val="24"/>
            <w:szCs w:val="24"/>
          </w:rPr>
          <w:delText xml:space="preserve">their </w:delText>
        </w:r>
      </w:del>
      <w:ins w:id="134" w:author="Authors" w:date="2026-08-21T10:05:00Z" w16du:dateUtc="2026-08-21T17:05:00Z">
        <w:r>
          <w:rPr>
            <w:sz w:val="24"/>
            <w:szCs w:val="24"/>
          </w:rPr>
          <w:t xml:space="preserve">the variance of the </w:t>
        </w:r>
      </w:ins>
      <w:r>
        <w:rPr>
          <w:sz w:val="24"/>
          <w:szCs w:val="24"/>
        </w:rPr>
        <w:t>Laplacian score (LS</w:t>
      </w:r>
      <w:del w:id="135" w:author="Authors" w:date="2026-08-21T10:05:00Z" w16du:dateUtc="2026-08-21T17:05:00Z">
        <w:r>
          <w:rPr>
            <w:sz w:val="24"/>
            <w:szCs w:val="24"/>
          </w:rPr>
          <w:delText>; He</w:delText>
        </w:r>
      </w:del>
      <w:ins w:id="136" w:author="Authors" w:date="2026-08-21T10:05:00Z" w16du:dateUtc="2026-08-21T17:05:00Z">
        <w:r>
          <w:rPr>
            <w:sz w:val="24"/>
            <w:szCs w:val="24"/>
          </w:rPr>
          <w:t>), an image focus measure where lower values indicate greater image blur (Pech-Pacheco</w:t>
        </w:r>
      </w:ins>
      <w:r>
        <w:rPr>
          <w:sz w:val="24"/>
          <w:szCs w:val="24"/>
        </w:rPr>
        <w:t xml:space="preserve"> et al. </w:t>
      </w:r>
      <w:del w:id="137" w:author="Authors" w:date="2026-08-21T10:05:00Z" w16du:dateUtc="2026-08-21T17:05:00Z">
        <w:r>
          <w:rPr>
            <w:sz w:val="24"/>
            <w:szCs w:val="24"/>
          </w:rPr>
          <w:delText>2005), a graph-based feature selection method that evaluates features based on how well they maintain the local structure of the data.</w:delText>
        </w:r>
      </w:del>
      <w:ins w:id="138" w:author="Authors" w:date="2026-08-21T10:05:00Z" w16du:dateUtc="2026-08-21T17:05:00Z">
        <w:r>
          <w:rPr>
            <w:sz w:val="24"/>
            <w:szCs w:val="24"/>
          </w:rPr>
          <w:t>2000).</w:t>
        </w:r>
      </w:ins>
      <w:r>
        <w:rPr>
          <w:sz w:val="24"/>
          <w:szCs w:val="24"/>
        </w:rPr>
        <w:t xml:space="preserve"> A particularly noisy image will have random local structure resulting in a low LS. An LS of 300 was determined to be a suitable threshold for filtering out poor quality images from the NOAA collection.</w:t>
      </w:r>
    </w:p>
    <w:p w14:paraId="00000029" w14:textId="77777777" w:rsidR="009F02E6" w:rsidRDefault="00000000">
      <w:pPr>
        <w:spacing w:line="480" w:lineRule="auto"/>
        <w:jc w:val="left"/>
        <w:rPr>
          <w:sz w:val="24"/>
          <w:szCs w:val="24"/>
        </w:rPr>
      </w:pPr>
      <w:r>
        <w:rPr>
          <w:sz w:val="24"/>
          <w:szCs w:val="24"/>
        </w:rPr>
        <w:t>In addition to SAM or YOLO processing, standardization of image format, a requirement of model inputs, was accomplished by converting to RGB format (three channels), resizing, and normalizing all images</w:t>
      </w:r>
      <w:del w:id="139" w:author="Authors" w:date="2026-08-21T10:05:00Z" w16du:dateUtc="2026-08-21T17:05:00Z">
        <w:r>
          <w:rPr>
            <w:sz w:val="24"/>
            <w:szCs w:val="24"/>
          </w:rPr>
          <w:delText>. Regardless of the image data source and original size, all were converted</w:delText>
        </w:r>
      </w:del>
      <w:ins w:id="140" w:author="Authors" w:date="2026-08-21T10:05:00Z" w16du:dateUtc="2026-08-21T17:05:00Z">
        <w:r>
          <w:rPr>
            <w:sz w:val="24"/>
            <w:szCs w:val="24"/>
          </w:rPr>
          <w:t>; conversion</w:t>
        </w:r>
      </w:ins>
      <w:r>
        <w:rPr>
          <w:sz w:val="24"/>
          <w:szCs w:val="24"/>
        </w:rPr>
        <w:t xml:space="preserve"> to three channels</w:t>
      </w:r>
      <w:del w:id="141" w:author="Authors" w:date="2026-08-21T10:05:00Z" w16du:dateUtc="2026-08-21T17:05:00Z">
        <w:r>
          <w:rPr>
            <w:sz w:val="24"/>
            <w:szCs w:val="24"/>
          </w:rPr>
          <w:delText>,</w:delText>
        </w:r>
      </w:del>
      <w:r>
        <w:rPr>
          <w:sz w:val="24"/>
          <w:szCs w:val="24"/>
        </w:rPr>
        <w:t xml:space="preserve"> and </w:t>
      </w:r>
      <w:del w:id="142" w:author="Authors" w:date="2026-08-21T10:05:00Z" w16du:dateUtc="2026-08-21T17:05:00Z">
        <w:r>
          <w:rPr>
            <w:sz w:val="24"/>
            <w:szCs w:val="24"/>
          </w:rPr>
          <w:delText>resized</w:delText>
        </w:r>
      </w:del>
      <w:ins w:id="143" w:author="Authors" w:date="2026-08-21T10:05:00Z" w16du:dateUtc="2026-08-21T17:05:00Z">
        <w:r>
          <w:rPr>
            <w:sz w:val="24"/>
            <w:szCs w:val="24"/>
          </w:rPr>
          <w:t>resizing</w:t>
        </w:r>
      </w:ins>
      <w:r>
        <w:rPr>
          <w:sz w:val="24"/>
          <w:szCs w:val="24"/>
        </w:rPr>
        <w:t xml:space="preserve"> to 512 by 512 pixels</w:t>
      </w:r>
      <w:del w:id="144" w:author="Authors" w:date="2026-08-21T10:05:00Z" w16du:dateUtc="2026-08-21T17:05:00Z">
        <w:r>
          <w:rPr>
            <w:sz w:val="24"/>
            <w:szCs w:val="24"/>
          </w:rPr>
          <w:delText>, which</w:delText>
        </w:r>
      </w:del>
      <w:r>
        <w:rPr>
          <w:sz w:val="24"/>
          <w:szCs w:val="24"/>
        </w:rPr>
        <w:t xml:space="preserve"> provided a </w:t>
      </w:r>
      <w:del w:id="145" w:author="Authors" w:date="2026-08-21T10:05:00Z" w16du:dateUtc="2026-08-21T17:05:00Z">
        <w:r>
          <w:rPr>
            <w:sz w:val="24"/>
            <w:szCs w:val="24"/>
          </w:rPr>
          <w:delText xml:space="preserve">good </w:delText>
        </w:r>
      </w:del>
      <w:r>
        <w:rPr>
          <w:sz w:val="24"/>
          <w:szCs w:val="24"/>
        </w:rPr>
        <w:t xml:space="preserve">balance between maximizing signal within the image and reducing memory usage. Finally, </w:t>
      </w:r>
      <w:del w:id="146" w:author="Authors" w:date="2026-08-21T10:05:00Z" w16du:dateUtc="2026-08-21T17:05:00Z">
        <w:r>
          <w:rPr>
            <w:sz w:val="24"/>
            <w:szCs w:val="24"/>
          </w:rPr>
          <w:delText xml:space="preserve">the </w:delText>
        </w:r>
      </w:del>
      <w:r>
        <w:rPr>
          <w:sz w:val="24"/>
          <w:szCs w:val="24"/>
        </w:rPr>
        <w:t xml:space="preserve">image pixel values were normalized </w:t>
      </w:r>
      <w:del w:id="147" w:author="Authors" w:date="2026-08-21T10:05:00Z" w16du:dateUtc="2026-08-21T17:05:00Z">
        <w:r>
          <w:rPr>
            <w:sz w:val="24"/>
            <w:szCs w:val="24"/>
          </w:rPr>
          <w:delText xml:space="preserve">to </w:delText>
        </w:r>
      </w:del>
      <w:r>
        <w:rPr>
          <w:sz w:val="24"/>
          <w:szCs w:val="24"/>
        </w:rPr>
        <w:t>[0,1]</w:t>
      </w:r>
      <w:del w:id="148" w:author="Authors" w:date="2026-08-21T10:05:00Z" w16du:dateUtc="2026-08-21T17:05:00Z">
        <w:r>
          <w:rPr>
            <w:sz w:val="24"/>
            <w:szCs w:val="24"/>
          </w:rPr>
          <w:delText xml:space="preserve"> range</w:delText>
        </w:r>
      </w:del>
      <w:r>
        <w:rPr>
          <w:sz w:val="24"/>
          <w:szCs w:val="24"/>
        </w:rPr>
        <w:t xml:space="preserve"> to boost learning and accelerate network convergence (Elgendy 2020). </w:t>
      </w:r>
    </w:p>
    <w:p w14:paraId="0000002A" w14:textId="77777777" w:rsidR="009F02E6" w:rsidRDefault="00000000">
      <w:pPr>
        <w:pStyle w:val="Heading3"/>
        <w:spacing w:line="480" w:lineRule="auto"/>
        <w:jc w:val="left"/>
      </w:pPr>
      <w:bookmarkStart w:id="149" w:name="_8pn6uh6pggkg" w:colFirst="0" w:colLast="0"/>
      <w:bookmarkStart w:id="150" w:name="_shxhdbu2y4q0"/>
      <w:bookmarkEnd w:id="149"/>
      <w:bookmarkEnd w:id="150"/>
      <w:r>
        <w:t>Convolutional Neural Network Models and Training</w:t>
      </w:r>
    </w:p>
    <w:p w14:paraId="0000002B" w14:textId="77777777" w:rsidR="009F02E6" w:rsidRDefault="00000000">
      <w:pPr>
        <w:spacing w:line="480" w:lineRule="auto"/>
        <w:jc w:val="left"/>
        <w:rPr>
          <w:sz w:val="24"/>
          <w:szCs w:val="24"/>
        </w:rPr>
      </w:pPr>
      <w:ins w:id="151" w:author="Authors" w:date="2026-08-21T10:05:00Z" w16du:dateUtc="2026-08-21T17:05:00Z">
        <w:r>
          <w:rPr>
            <w:sz w:val="24"/>
            <w:szCs w:val="24"/>
          </w:rPr>
          <w:t xml:space="preserve">For model development, the final compiled dataset from our scale image repository was subsampled randomly with respect to donating laboratory but stratified by age to account for a large imbalance among age classes, which could potentially bias model inference (Guo et al. </w:t>
        </w:r>
      </w:ins>
      <w:moveToRangeStart w:id="152" w:author="Authors" w:date="2026-08-21T10:05:00Z" w:name="move238199175"/>
      <w:moveTo w:id="153" w:author="Authors" w:date="2026-08-21T10:05:00Z" w16du:dateUtc="2026-08-21T17:05:00Z">
        <w:r>
          <w:rPr>
            <w:sz w:val="24"/>
            <w:szCs w:val="24"/>
          </w:rPr>
          <w:t xml:space="preserve">2008). </w:t>
        </w:r>
      </w:moveTo>
      <w:moveToRangeEnd w:id="152"/>
      <w:ins w:id="154" w:author="Authors" w:date="2026-08-21T10:05:00Z" w16du:dateUtc="2026-08-21T17:05:00Z">
        <w:r>
          <w:rPr>
            <w:sz w:val="24"/>
            <w:szCs w:val="24"/>
          </w:rPr>
          <w:t xml:space="preserve">Ages 4 and 5 were randomly </w:t>
        </w:r>
        <w:proofErr w:type="spellStart"/>
        <w:r>
          <w:rPr>
            <w:sz w:val="24"/>
            <w:szCs w:val="24"/>
          </w:rPr>
          <w:t>undersampled</w:t>
        </w:r>
        <w:proofErr w:type="spellEnd"/>
        <w:r>
          <w:rPr>
            <w:sz w:val="24"/>
            <w:szCs w:val="24"/>
          </w:rPr>
          <w:t xml:space="preserve"> to reduce this imbalance instead of creating equal sample sizes among all age classes. </w:t>
        </w:r>
      </w:ins>
      <w:r>
        <w:rPr>
          <w:sz w:val="24"/>
          <w:szCs w:val="24"/>
        </w:rPr>
        <w:t xml:space="preserve">Data </w:t>
      </w:r>
      <w:proofErr w:type="gramStart"/>
      <w:r>
        <w:rPr>
          <w:sz w:val="24"/>
          <w:szCs w:val="24"/>
        </w:rPr>
        <w:t>were</w:t>
      </w:r>
      <w:proofErr w:type="gramEnd"/>
      <w:r>
        <w:rPr>
          <w:sz w:val="24"/>
          <w:szCs w:val="24"/>
        </w:rPr>
        <w:t xml:space="preserve"> split into training (70%, </w:t>
      </w:r>
      <w:r>
        <w:rPr>
          <w:i/>
          <w:iCs/>
          <w:sz w:val="24"/>
          <w:szCs w:val="24"/>
        </w:rPr>
        <w:t>n</w:t>
      </w:r>
      <w:r>
        <w:rPr>
          <w:sz w:val="24"/>
          <w:szCs w:val="24"/>
        </w:rPr>
        <w:t>=</w:t>
      </w:r>
      <w:r>
        <w:rPr>
          <w:sz w:val="24"/>
          <w:szCs w:val="24"/>
          <w:highlight w:val="white"/>
        </w:rPr>
        <w:t>11,012</w:t>
      </w:r>
      <w:r>
        <w:rPr>
          <w:sz w:val="24"/>
          <w:szCs w:val="24"/>
        </w:rPr>
        <w:t>), validation (15%,</w:t>
      </w:r>
      <w:r>
        <w:rPr>
          <w:i/>
          <w:iCs/>
          <w:sz w:val="24"/>
          <w:szCs w:val="24"/>
        </w:rPr>
        <w:t xml:space="preserve"> n</w:t>
      </w:r>
      <w:r>
        <w:rPr>
          <w:sz w:val="24"/>
          <w:szCs w:val="24"/>
        </w:rPr>
        <w:t>=</w:t>
      </w:r>
      <w:r>
        <w:rPr>
          <w:sz w:val="24"/>
          <w:szCs w:val="24"/>
          <w:highlight w:val="white"/>
        </w:rPr>
        <w:t>2,365</w:t>
      </w:r>
      <w:r>
        <w:rPr>
          <w:sz w:val="24"/>
          <w:szCs w:val="24"/>
        </w:rPr>
        <w:t xml:space="preserve">), and testing (15%, </w:t>
      </w:r>
      <w:r>
        <w:rPr>
          <w:i/>
          <w:iCs/>
          <w:sz w:val="24"/>
          <w:szCs w:val="24"/>
        </w:rPr>
        <w:t>n</w:t>
      </w:r>
      <w:r>
        <w:rPr>
          <w:sz w:val="24"/>
          <w:szCs w:val="24"/>
        </w:rPr>
        <w:t xml:space="preserve">=2,377) datasets. </w:t>
      </w:r>
      <w:ins w:id="155" w:author="Authors" w:date="2026-08-21T10:05:00Z" w16du:dateUtc="2026-08-21T17:05:00Z">
        <w:r>
          <w:rPr>
            <w:sz w:val="24"/>
            <w:szCs w:val="24"/>
          </w:rPr>
          <w:t xml:space="preserve">Two age 7 images were excluded from the model performance analyses because there were too few samples to reliably </w:t>
        </w:r>
        <w:r>
          <w:rPr>
            <w:sz w:val="24"/>
            <w:szCs w:val="24"/>
          </w:rPr>
          <w:lastRenderedPageBreak/>
          <w:t xml:space="preserve">evaluate model performance, leaving 2,375 images in the test dataset. </w:t>
        </w:r>
      </w:ins>
      <w:r>
        <w:rPr>
          <w:sz w:val="24"/>
          <w:szCs w:val="24"/>
        </w:rPr>
        <w:t xml:space="preserve">The splits were random </w:t>
      </w:r>
      <w:del w:id="156" w:author="Authors" w:date="2026-08-21T10:05:00Z" w16du:dateUtc="2026-08-21T17:05:00Z">
        <w:r>
          <w:rPr>
            <w:sz w:val="24"/>
            <w:szCs w:val="24"/>
          </w:rPr>
          <w:delText>but</w:delText>
        </w:r>
      </w:del>
      <w:ins w:id="157" w:author="Authors" w:date="2026-08-21T10:05:00Z" w16du:dateUtc="2026-08-21T17:05:00Z">
        <w:r>
          <w:rPr>
            <w:sz w:val="24"/>
            <w:szCs w:val="24"/>
          </w:rPr>
          <w:t>and</w:t>
        </w:r>
      </w:ins>
      <w:r>
        <w:rPr>
          <w:sz w:val="24"/>
          <w:szCs w:val="24"/>
        </w:rPr>
        <w:t xml:space="preserve"> stratified by class labels to ensure consistent age class distributions across each set.</w:t>
      </w:r>
      <w:del w:id="158" w:author="Authors" w:date="2026-08-21T10:05:00Z" w16du:dateUtc="2026-08-21T17:05:00Z">
        <w:r>
          <w:rPr>
            <w:sz w:val="24"/>
            <w:szCs w:val="24"/>
          </w:rPr>
          <w:delText xml:space="preserve"> For ease of training, the</w:delText>
        </w:r>
      </w:del>
      <w:r>
        <w:rPr>
          <w:sz w:val="24"/>
          <w:szCs w:val="24"/>
        </w:rPr>
        <w:t xml:space="preserve"> Images were preprocessed to generate SAM and YOLO </w:t>
      </w:r>
      <w:proofErr w:type="gramStart"/>
      <w:r>
        <w:rPr>
          <w:sz w:val="24"/>
          <w:szCs w:val="24"/>
        </w:rPr>
        <w:t>formatted</w:t>
      </w:r>
      <w:proofErr w:type="gramEnd"/>
      <w:r>
        <w:rPr>
          <w:sz w:val="24"/>
          <w:szCs w:val="24"/>
        </w:rPr>
        <w:t xml:space="preserve"> images, resulting in two identical sets of directories for training, validation, and testing, all derived from the same original images. </w:t>
      </w:r>
    </w:p>
    <w:p w14:paraId="0000002C" w14:textId="77777777" w:rsidR="009F02E6" w:rsidRDefault="00000000">
      <w:pPr>
        <w:spacing w:line="480" w:lineRule="auto"/>
        <w:jc w:val="left"/>
        <w:rPr>
          <w:sz w:val="24"/>
          <w:szCs w:val="24"/>
        </w:rPr>
      </w:pPr>
      <w:r>
        <w:rPr>
          <w:sz w:val="24"/>
          <w:szCs w:val="24"/>
        </w:rPr>
        <w:t>We deployed an ensemble of three CNN models</w:t>
      </w:r>
      <w:del w:id="159" w:author="Authors" w:date="2026-08-21T10:05:00Z" w16du:dateUtc="2026-08-21T17:05:00Z">
        <w:r>
          <w:rPr>
            <w:sz w:val="24"/>
            <w:szCs w:val="24"/>
          </w:rPr>
          <w:delText xml:space="preserve">. The </w:delText>
        </w:r>
      </w:del>
      <w:ins w:id="160" w:author="Authors" w:date="2026-08-21T10:05:00Z" w16du:dateUtc="2026-08-21T17:05:00Z">
        <w:r>
          <w:rPr>
            <w:sz w:val="24"/>
            <w:szCs w:val="24"/>
          </w:rPr>
          <w:t xml:space="preserve"> (</w:t>
        </w:r>
      </w:ins>
      <w:r>
        <w:rPr>
          <w:sz w:val="24"/>
          <w:szCs w:val="24"/>
        </w:rPr>
        <w:t xml:space="preserve">Python code </w:t>
      </w:r>
      <w:del w:id="161" w:author="Authors" w:date="2026-08-21T10:05:00Z" w16du:dateUtc="2026-08-21T17:05:00Z">
        <w:r>
          <w:rPr>
            <w:sz w:val="24"/>
            <w:szCs w:val="24"/>
          </w:rPr>
          <w:delText xml:space="preserve">for these models were obtained </w:delText>
        </w:r>
      </w:del>
      <w:r>
        <w:rPr>
          <w:sz w:val="24"/>
          <w:szCs w:val="24"/>
        </w:rPr>
        <w:t xml:space="preserve">from </w:t>
      </w:r>
      <w:proofErr w:type="spellStart"/>
      <w:r>
        <w:rPr>
          <w:sz w:val="24"/>
          <w:szCs w:val="24"/>
        </w:rPr>
        <w:t>Keras</w:t>
      </w:r>
      <w:proofErr w:type="spellEnd"/>
      <w:del w:id="162" w:author="Authors" w:date="2026-08-21T10:05:00Z" w16du:dateUtc="2026-08-21T17:05:00Z">
        <w:r>
          <w:rPr>
            <w:sz w:val="24"/>
            <w:szCs w:val="24"/>
          </w:rPr>
          <w:delText xml:space="preserve"> (</w:delText>
        </w:r>
      </w:del>
      <w:ins w:id="163" w:author="Authors" w:date="2026-08-21T10:05:00Z" w16du:dateUtc="2026-08-21T17:05:00Z">
        <w:r>
          <w:rPr>
            <w:sz w:val="24"/>
            <w:szCs w:val="24"/>
          </w:rPr>
          <w:t xml:space="preserve">; </w:t>
        </w:r>
      </w:ins>
      <w:r>
        <w:rPr>
          <w:sz w:val="24"/>
          <w:szCs w:val="24"/>
        </w:rPr>
        <w:t xml:space="preserve">Chollet 2015). We used three </w:t>
      </w:r>
      <w:del w:id="164" w:author="Authors" w:date="2026-08-21T10:05:00Z" w16du:dateUtc="2026-08-21T17:05:00Z">
        <w:r>
          <w:rPr>
            <w:sz w:val="24"/>
            <w:szCs w:val="24"/>
          </w:rPr>
          <w:delText>complex</w:delText>
        </w:r>
      </w:del>
      <w:ins w:id="165" w:author="Authors" w:date="2026-08-21T10:05:00Z" w16du:dateUtc="2026-08-21T17:05:00Z">
        <w:r>
          <w:rPr>
            <w:sz w:val="24"/>
            <w:szCs w:val="24"/>
          </w:rPr>
          <w:t>established</w:t>
        </w:r>
      </w:ins>
      <w:r>
        <w:rPr>
          <w:sz w:val="24"/>
          <w:szCs w:val="24"/>
        </w:rPr>
        <w:t xml:space="preserve"> architectures </w:t>
      </w:r>
      <w:del w:id="166" w:author="Authors" w:date="2026-08-21T10:05:00Z" w16du:dateUtc="2026-08-21T17:05:00Z">
        <w:r>
          <w:rPr>
            <w:sz w:val="24"/>
            <w:szCs w:val="24"/>
          </w:rPr>
          <w:delText>with proven track records in their application to</w:delText>
        </w:r>
      </w:del>
      <w:ins w:id="167" w:author="Authors" w:date="2026-08-21T10:05:00Z" w16du:dateUtc="2026-08-21T17:05:00Z">
        <w:r>
          <w:rPr>
            <w:sz w:val="24"/>
            <w:szCs w:val="24"/>
          </w:rPr>
          <w:t>for</w:t>
        </w:r>
      </w:ins>
      <w:r>
        <w:rPr>
          <w:sz w:val="24"/>
          <w:szCs w:val="24"/>
        </w:rPr>
        <w:t xml:space="preserve"> image classification and regression problems: EfficientNetV2L, </w:t>
      </w:r>
      <w:proofErr w:type="spellStart"/>
      <w:r>
        <w:rPr>
          <w:sz w:val="24"/>
          <w:szCs w:val="24"/>
        </w:rPr>
        <w:t>NASNetLarge</w:t>
      </w:r>
      <w:proofErr w:type="spellEnd"/>
      <w:r>
        <w:rPr>
          <w:sz w:val="24"/>
          <w:szCs w:val="24"/>
        </w:rPr>
        <w:t xml:space="preserve">, and </w:t>
      </w:r>
      <w:proofErr w:type="spellStart"/>
      <w:r>
        <w:rPr>
          <w:sz w:val="24"/>
          <w:szCs w:val="24"/>
        </w:rPr>
        <w:t>ConvNeXtLarge</w:t>
      </w:r>
      <w:proofErr w:type="spellEnd"/>
      <w:r>
        <w:rPr>
          <w:sz w:val="24"/>
          <w:szCs w:val="24"/>
        </w:rPr>
        <w:t xml:space="preserve">. Each </w:t>
      </w:r>
      <w:del w:id="168" w:author="Authors" w:date="2026-08-21T10:05:00Z" w16du:dateUtc="2026-08-21T17:05:00Z">
        <w:r>
          <w:rPr>
            <w:sz w:val="24"/>
            <w:szCs w:val="24"/>
          </w:rPr>
          <w:delText>model was</w:delText>
        </w:r>
      </w:del>
      <w:ins w:id="169" w:author="Authors" w:date="2026-08-21T10:05:00Z" w16du:dateUtc="2026-08-21T17:05:00Z">
        <w:r>
          <w:rPr>
            <w:sz w:val="24"/>
            <w:szCs w:val="24"/>
          </w:rPr>
          <w:t>of the three models were</w:t>
        </w:r>
      </w:ins>
      <w:r>
        <w:rPr>
          <w:sz w:val="24"/>
          <w:szCs w:val="24"/>
        </w:rPr>
        <w:t xml:space="preserve"> trained independently, using two training phases. The first phase included the use of pre-trained weights from </w:t>
      </w:r>
      <w:del w:id="170" w:author="Authors" w:date="2026-08-21T10:05:00Z" w16du:dateUtc="2026-08-21T17:05:00Z">
        <w:r>
          <w:rPr>
            <w:sz w:val="24"/>
            <w:szCs w:val="24"/>
          </w:rPr>
          <w:delText xml:space="preserve">the </w:delText>
        </w:r>
      </w:del>
      <w:r>
        <w:rPr>
          <w:sz w:val="24"/>
          <w:szCs w:val="24"/>
        </w:rPr>
        <w:t>ImageNet</w:t>
      </w:r>
      <w:ins w:id="171" w:author="Authors" w:date="2026-08-21T10:05:00Z" w16du:dateUtc="2026-08-21T17:05:00Z">
        <w:r>
          <w:rPr>
            <w:sz w:val="24"/>
            <w:szCs w:val="24"/>
          </w:rPr>
          <w:t>, a large hand-annotated image</w:t>
        </w:r>
      </w:ins>
      <w:r>
        <w:rPr>
          <w:sz w:val="24"/>
          <w:szCs w:val="24"/>
        </w:rPr>
        <w:t xml:space="preserve"> dataset</w:t>
      </w:r>
      <w:del w:id="172" w:author="Authors" w:date="2026-08-21T10:05:00Z" w16du:dateUtc="2026-08-21T17:05:00Z">
        <w:r>
          <w:rPr>
            <w:sz w:val="24"/>
            <w:szCs w:val="24"/>
          </w:rPr>
          <w:delText>, and</w:delText>
        </w:r>
      </w:del>
      <w:ins w:id="173" w:author="Authors" w:date="2026-08-21T10:05:00Z" w16du:dateUtc="2026-08-21T17:05:00Z">
        <w:r>
          <w:rPr>
            <w:sz w:val="24"/>
            <w:szCs w:val="24"/>
          </w:rPr>
          <w:t xml:space="preserve"> used for visual object recognition, to initialize the CNN models.</w:t>
        </w:r>
      </w:ins>
      <w:r>
        <w:rPr>
          <w:sz w:val="24"/>
          <w:szCs w:val="24"/>
        </w:rPr>
        <w:t xml:space="preserve"> The first third of the model's neural network was frozen (non-trainable). The models relied on the benefit of </w:t>
      </w:r>
      <w:del w:id="174" w:author="Authors" w:date="2026-08-21T10:05:00Z" w16du:dateUtc="2026-08-21T17:05:00Z">
        <w:r>
          <w:rPr>
            <w:sz w:val="24"/>
            <w:szCs w:val="24"/>
          </w:rPr>
          <w:delText>transferred</w:delText>
        </w:r>
      </w:del>
      <w:ins w:id="175" w:author="Authors" w:date="2026-08-21T10:05:00Z" w16du:dateUtc="2026-08-21T17:05:00Z">
        <w:r>
          <w:rPr>
            <w:sz w:val="24"/>
            <w:szCs w:val="24"/>
          </w:rPr>
          <w:t>transfer</w:t>
        </w:r>
      </w:ins>
      <w:r>
        <w:rPr>
          <w:sz w:val="24"/>
          <w:szCs w:val="24"/>
        </w:rPr>
        <w:t xml:space="preserve"> learning to reduce the volume of data necessary to train and to shorten training time. Once the models began to converge, training was paused. </w:t>
      </w:r>
      <w:del w:id="176" w:author="Authors" w:date="2026-08-21T10:05:00Z" w16du:dateUtc="2026-08-21T17:05:00Z">
        <w:r>
          <w:rPr>
            <w:sz w:val="24"/>
            <w:szCs w:val="24"/>
          </w:rPr>
          <w:delText>The</w:delText>
        </w:r>
      </w:del>
      <w:ins w:id="177" w:author="Authors" w:date="2026-08-21T10:05:00Z" w16du:dateUtc="2026-08-21T17:05:00Z">
        <w:r>
          <w:rPr>
            <w:sz w:val="24"/>
            <w:szCs w:val="24"/>
          </w:rPr>
          <w:t>To fine tune and optimize</w:t>
        </w:r>
      </w:ins>
      <w:r>
        <w:rPr>
          <w:sz w:val="24"/>
          <w:szCs w:val="24"/>
        </w:rPr>
        <w:t xml:space="preserve"> models</w:t>
      </w:r>
      <w:ins w:id="178" w:author="Authors" w:date="2026-08-21T10:05:00Z" w16du:dateUtc="2026-08-21T17:05:00Z">
        <w:r>
          <w:rPr>
            <w:sz w:val="24"/>
            <w:szCs w:val="24"/>
          </w:rPr>
          <w:t>, they</w:t>
        </w:r>
      </w:ins>
      <w:r>
        <w:rPr>
          <w:sz w:val="24"/>
          <w:szCs w:val="24"/>
        </w:rPr>
        <w:t xml:space="preserve"> were recompiled, learning rates were reduced, each model's entire neural network was unfrozen, and training was then resumed</w:t>
      </w:r>
      <w:del w:id="179" w:author="Authors" w:date="2026-08-21T10:05:00Z" w16du:dateUtc="2026-08-21T17:05:00Z">
        <w:r>
          <w:rPr>
            <w:sz w:val="24"/>
            <w:szCs w:val="24"/>
          </w:rPr>
          <w:delText>. This second phase was necessary to fine tune and optimize the models</w:delText>
        </w:r>
      </w:del>
      <w:r>
        <w:rPr>
          <w:sz w:val="24"/>
          <w:szCs w:val="24"/>
        </w:rPr>
        <w:t xml:space="preserve"> (Chollet 2018).</w:t>
      </w:r>
    </w:p>
    <w:p w14:paraId="0000002D" w14:textId="77777777" w:rsidR="009F02E6" w:rsidRDefault="00000000">
      <w:pPr>
        <w:spacing w:line="480" w:lineRule="auto"/>
        <w:jc w:val="left"/>
        <w:rPr>
          <w:sz w:val="24"/>
          <w:szCs w:val="24"/>
        </w:rPr>
      </w:pPr>
      <w:r>
        <w:rPr>
          <w:sz w:val="24"/>
          <w:szCs w:val="24"/>
        </w:rPr>
        <w:t xml:space="preserve">Models were trained using the training dataset, with the validation data used for model tuning and for selecting the best network weights from each sequence </w:t>
      </w:r>
      <w:r>
        <w:rPr>
          <w:sz w:val="24"/>
          <w:szCs w:val="24"/>
          <w:highlight w:val="white"/>
        </w:rPr>
        <w:t>(James et al. 2023)</w:t>
      </w:r>
      <w:r>
        <w:rPr>
          <w:sz w:val="24"/>
          <w:szCs w:val="24"/>
        </w:rPr>
        <w:t xml:space="preserve">. The three model architectures differed but used the same hyperparameters and model head configurations (Appendix </w:t>
      </w:r>
      <w:del w:id="180" w:author="Authors" w:date="2026-08-21T10:05:00Z" w16du:dateUtc="2026-08-21T17:05:00Z">
        <w:r>
          <w:rPr>
            <w:sz w:val="24"/>
            <w:szCs w:val="24"/>
          </w:rPr>
          <w:delText xml:space="preserve">A1). At the model head, GAP was used to compress the final feature maps from the network, instead of using a fully flattened layer, before applying the fully connected dense </w:delText>
        </w:r>
        <w:r>
          <w:rPr>
            <w:sz w:val="24"/>
            <w:szCs w:val="24"/>
          </w:rPr>
          <w:lastRenderedPageBreak/>
          <w:delText>layers. GAP simplifies the final feature maps by averaging their spatial values</w:delText>
        </w:r>
      </w:del>
      <w:ins w:id="181" w:author="Authors" w:date="2026-08-21T10:05:00Z" w16du:dateUtc="2026-08-21T17:05:00Z">
        <w:r>
          <w:rPr>
            <w:sz w:val="24"/>
            <w:szCs w:val="24"/>
          </w:rPr>
          <w:t>Table A2). Global average pooling was used to simplify final feature maps</w:t>
        </w:r>
      </w:ins>
      <w:r>
        <w:rPr>
          <w:sz w:val="24"/>
          <w:szCs w:val="24"/>
        </w:rPr>
        <w:t xml:space="preserve">, reducing dimensionality, computational cost, and processing time. This technique preserves the important features while shrinking the spatial dimensions, </w:t>
      </w:r>
      <w:proofErr w:type="gramStart"/>
      <w:r>
        <w:rPr>
          <w:sz w:val="24"/>
          <w:szCs w:val="24"/>
        </w:rPr>
        <w:t>similar to</w:t>
      </w:r>
      <w:proofErr w:type="gramEnd"/>
      <w:r>
        <w:rPr>
          <w:sz w:val="24"/>
          <w:szCs w:val="24"/>
        </w:rPr>
        <w:t xml:space="preserve"> an image-compression program (Elgendy 2020). We chose a computationally heavy dense layer for the fully connected layer (4096 neurons) to balance feature loss from averaging and to preserve scale signal.</w:t>
      </w:r>
    </w:p>
    <w:p w14:paraId="40F0947B" w14:textId="77777777" w:rsidR="009F02E6" w:rsidRDefault="00000000">
      <w:pPr>
        <w:spacing w:line="480" w:lineRule="auto"/>
        <w:jc w:val="left"/>
        <w:rPr>
          <w:moveFrom w:id="182" w:author="Authors" w:date="2026-08-21T10:05:00Z" w16du:dateUtc="2026-08-21T17:05:00Z"/>
          <w:sz w:val="24"/>
          <w:szCs w:val="24"/>
        </w:rPr>
      </w:pPr>
      <w:moveFromRangeStart w:id="183" w:author="Authors" w:date="2026-08-21T10:05:00Z" w:name="move238199176"/>
      <w:moveFrom w:id="184" w:author="Authors" w:date="2026-08-21T10:05:00Z" w16du:dateUtc="2026-08-21T17:05:00Z">
        <w:r>
          <w:rPr>
            <w:sz w:val="24"/>
            <w:szCs w:val="24"/>
          </w:rPr>
          <w:t xml:space="preserve">All models had built-in activation functions within the convolutional layers. We chose the rectified linear unit (ReLU) for the initial fully connected layer, as well as adaptive moment estimation (Adam) for the optimizer for all trainable layers, small batch size (16), and a relatively low initial learning rate (1e-4) (Appendix </w:t>
        </w:r>
      </w:moveFrom>
      <w:moveFromRangeEnd w:id="183"/>
      <w:del w:id="185" w:author="Authors" w:date="2026-08-21T10:05:00Z" w16du:dateUtc="2026-08-21T17:05:00Z">
        <w:r>
          <w:rPr>
            <w:sz w:val="24"/>
            <w:szCs w:val="24"/>
          </w:rPr>
          <w:delText>A1).</w:delText>
        </w:r>
      </w:del>
      <w:moveFromRangeStart w:id="186" w:author="Authors" w:date="2026-08-21T10:05:00Z" w:name="move238199177"/>
      <w:moveFrom w:id="187" w:author="Authors" w:date="2026-08-21T10:05:00Z" w16du:dateUtc="2026-08-21T17:05:00Z">
        <w:r>
          <w:rPr>
            <w:sz w:val="24"/>
            <w:szCs w:val="24"/>
          </w:rPr>
          <w:t xml:space="preserve"> Additionally, we used both available GPUs on Skynet to speed up training by deploying TensorFlow's distributed mirrored strategy, along with an image augmentation approach. Augmentation provides learning models with more training data by creating multiple distorted versions of each image (Figure </w:t>
        </w:r>
      </w:moveFrom>
      <w:moveFromRangeEnd w:id="186"/>
      <w:del w:id="188" w:author="Authors" w:date="2026-08-21T10:05:00Z" w16du:dateUtc="2026-08-21T17:05:00Z">
        <w:r>
          <w:rPr>
            <w:sz w:val="24"/>
            <w:szCs w:val="24"/>
          </w:rPr>
          <w:delText>S3; James et al.</w:delText>
        </w:r>
      </w:del>
      <w:moveFromRangeStart w:id="189" w:author="Authors" w:date="2026-08-21T10:05:00Z" w:name="move238199178"/>
      <w:moveFrom w:id="190" w:author="Authors" w:date="2026-08-21T10:05:00Z" w16du:dateUtc="2026-08-21T17:05:00Z">
        <w:r>
          <w:rPr>
            <w:sz w:val="24"/>
            <w:szCs w:val="24"/>
          </w:rPr>
          <w:t xml:space="preserve"> 2023). This strategy increases training data, aids in preventing overfitting, and is regarded as a type of regularization (James et al. 2023). For our training, we limited the types of distortions to make sure the key sections of the scales were visible to the models (Figure </w:t>
        </w:r>
      </w:moveFrom>
      <w:moveFromRangeEnd w:id="189"/>
      <w:del w:id="191" w:author="Authors" w:date="2026-08-21T10:05:00Z" w16du:dateUtc="2026-08-21T17:05:00Z">
        <w:r>
          <w:rPr>
            <w:sz w:val="24"/>
            <w:szCs w:val="24"/>
          </w:rPr>
          <w:delText>S3).</w:delText>
        </w:r>
      </w:del>
      <w:moveFromRangeStart w:id="192" w:author="Authors" w:date="2026-08-21T10:05:00Z" w:name="move238199179"/>
      <w:moveFrom w:id="193" w:author="Authors" w:date="2026-08-21T10:05:00Z" w16du:dateUtc="2026-08-21T17:05:00Z">
        <w:r>
          <w:rPr>
            <w:sz w:val="24"/>
            <w:szCs w:val="24"/>
          </w:rPr>
          <w:t xml:space="preserve"> At the end of an epoch, one complete iteration of the training data through the entire network, the model is evaluated on the unseen validation data. The ReduceLROnPlateau callback function is used for this evaluation to determine if the learning rate needs to be adjusted. The evaluation is based on the validation loss function, the mean squared error (MSE) combined with the ℓ</w:t>
        </w:r>
        <w:r>
          <w:rPr>
            <w:sz w:val="34"/>
            <w:szCs w:val="34"/>
            <w:vertAlign w:val="subscript"/>
          </w:rPr>
          <w:t>2</w:t>
        </w:r>
        <w:r>
          <w:rPr>
            <w:sz w:val="24"/>
            <w:szCs w:val="24"/>
          </w:rPr>
          <w:t xml:space="preserve"> regularization penalty applied to the current model weights. The goal is to control model behavior by reducing the learning rate when the loss function failed to improve over a specified number of epochs and by triggering early stopping when the model began to overfit (Géron 2019). </w:t>
        </w:r>
      </w:moveFrom>
    </w:p>
    <w:p w14:paraId="0000002E" w14:textId="77777777" w:rsidR="009F02E6" w:rsidRDefault="00000000">
      <w:pPr>
        <w:spacing w:line="480" w:lineRule="auto"/>
        <w:jc w:val="left"/>
        <w:rPr>
          <w:sz w:val="24"/>
          <w:szCs w:val="24"/>
        </w:rPr>
      </w:pPr>
      <w:moveFrom w:id="194" w:author="Authors" w:date="2026-08-21T10:05:00Z" w16du:dateUtc="2026-08-21T17:05:00Z">
        <w:r>
          <w:rPr>
            <w:sz w:val="24"/>
            <w:szCs w:val="24"/>
          </w:rPr>
          <w:lastRenderedPageBreak/>
          <w:t xml:space="preserve">Overfitting was controlled as described above through augmentation and an early stopping function, </w:t>
        </w:r>
      </w:moveFrom>
      <w:moveFromRangeEnd w:id="192"/>
      <w:del w:id="195" w:author="Authors" w:date="2026-08-21T10:05:00Z" w16du:dateUtc="2026-08-21T17:05:00Z">
        <w:r>
          <w:rPr>
            <w:sz w:val="24"/>
            <w:szCs w:val="24"/>
          </w:rPr>
          <w:delText>but also using of both ℓ</w:delText>
        </w:r>
        <w:r>
          <w:rPr>
            <w:sz w:val="24"/>
            <w:szCs w:val="24"/>
            <w:vertAlign w:val="subscript"/>
          </w:rPr>
          <w:delText>2</w:delText>
        </w:r>
        <w:r>
          <w:rPr>
            <w:sz w:val="24"/>
            <w:szCs w:val="24"/>
          </w:rPr>
          <w:delText xml:space="preserve"> and dropout regularization. </w:delText>
        </w:r>
      </w:del>
      <w:moveFromRangeStart w:id="196" w:author="Authors" w:date="2026-08-21T10:05:00Z" w:name="move238199180"/>
      <w:moveFrom w:id="197" w:author="Authors" w:date="2026-08-21T10:05:00Z" w16du:dateUtc="2026-08-21T17:05:00Z">
        <w:r>
          <w:rPr>
            <w:sz w:val="24"/>
            <w:szCs w:val="24"/>
          </w:rPr>
          <w:t>The ℓ</w:t>
        </w:r>
        <w:r>
          <w:rPr>
            <w:sz w:val="24"/>
            <w:szCs w:val="24"/>
            <w:vertAlign w:val="subscript"/>
          </w:rPr>
          <w:t xml:space="preserve">2 </w:t>
        </w:r>
        <w:r>
          <w:rPr>
            <w:sz w:val="24"/>
            <w:szCs w:val="24"/>
          </w:rPr>
          <w:t xml:space="preserve">regularization function (1e-4 rate) was applied at each step during training to help minimize overfitting by penalizing large weights, which limits model complexity and improves generalization. Similarly, at each step, dropout regularization temporarily and randomly deactivated 50 percent of the neurons, helping to prevent co-adaptation on the training data and </w:t>
        </w:r>
      </w:moveFrom>
      <w:moveFromRangeEnd w:id="196"/>
    </w:p>
    <w:p w14:paraId="009141BC" w14:textId="77777777" w:rsidR="00747C1F" w:rsidRDefault="00000000">
      <w:pPr>
        <w:spacing w:line="480" w:lineRule="auto"/>
        <w:jc w:val="left"/>
        <w:rPr>
          <w:del w:id="198" w:author="Authors" w:date="2026-08-21T10:05:00Z" w16du:dateUtc="2026-08-21T17:05:00Z"/>
          <w:sz w:val="24"/>
          <w:szCs w:val="24"/>
        </w:rPr>
      </w:pPr>
      <w:del w:id="199" w:author="Authors" w:date="2026-08-21T10:05:00Z" w16du:dateUtc="2026-08-21T17:05:00Z">
        <w:r>
          <w:rPr>
            <w:sz w:val="24"/>
            <w:szCs w:val="24"/>
          </w:rPr>
          <w:delText>leads to robust networks that generalize better on unseen data (Géron 2019).</w:delText>
        </w:r>
      </w:del>
    </w:p>
    <w:p w14:paraId="0000002F" w14:textId="77777777" w:rsidR="009F02E6" w:rsidRDefault="00000000">
      <w:pPr>
        <w:spacing w:line="480" w:lineRule="auto"/>
        <w:jc w:val="left"/>
        <w:rPr>
          <w:sz w:val="24"/>
          <w:szCs w:val="24"/>
        </w:rPr>
      </w:pPr>
      <w:r>
        <w:rPr>
          <w:sz w:val="24"/>
          <w:szCs w:val="24"/>
        </w:rPr>
        <w:t xml:space="preserve">For each model, the configuration with the </w:t>
      </w:r>
      <w:del w:id="200" w:author="Authors" w:date="2026-08-21T10:05:00Z" w16du:dateUtc="2026-08-21T17:05:00Z">
        <w:r>
          <w:rPr>
            <w:sz w:val="24"/>
            <w:szCs w:val="24"/>
          </w:rPr>
          <w:delText>best</w:delText>
        </w:r>
      </w:del>
      <w:ins w:id="201" w:author="Authors" w:date="2026-08-21T10:05:00Z" w16du:dateUtc="2026-08-21T17:05:00Z">
        <w:r>
          <w:rPr>
            <w:sz w:val="24"/>
            <w:szCs w:val="24"/>
          </w:rPr>
          <w:t>lowest</w:t>
        </w:r>
      </w:ins>
      <w:r>
        <w:rPr>
          <w:sz w:val="24"/>
          <w:szCs w:val="24"/>
        </w:rPr>
        <w:t xml:space="preserve"> loss and MSE during training was serialized, with both the architecture and weights saved</w:t>
      </w:r>
      <w:del w:id="202" w:author="Authors" w:date="2026-08-21T10:05:00Z" w16du:dateUtc="2026-08-21T17:05:00Z">
        <w:r>
          <w:rPr>
            <w:sz w:val="24"/>
            <w:szCs w:val="24"/>
          </w:rPr>
          <w:delText>.</w:delText>
        </w:r>
      </w:del>
      <w:ins w:id="203" w:author="Authors" w:date="2026-08-21T10:05:00Z" w16du:dateUtc="2026-08-21T17:05:00Z">
        <w:r>
          <w:rPr>
            <w:sz w:val="24"/>
            <w:szCs w:val="24"/>
          </w:rPr>
          <w:t xml:space="preserve"> (</w:t>
        </w:r>
        <w:r>
          <w:rPr>
            <w:sz w:val="24"/>
            <w:szCs w:val="24"/>
            <w:highlight w:val="white"/>
          </w:rPr>
          <w:t>see model fitting details in Supplemental Text</w:t>
        </w:r>
        <w:r>
          <w:rPr>
            <w:sz w:val="24"/>
            <w:szCs w:val="24"/>
          </w:rPr>
          <w:t>).</w:t>
        </w:r>
      </w:ins>
      <w:r>
        <w:rPr>
          <w:sz w:val="24"/>
          <w:szCs w:val="24"/>
        </w:rPr>
        <w:t xml:space="preserve"> After the models were trained, they were independently </w:t>
      </w:r>
      <w:del w:id="204" w:author="Authors" w:date="2026-08-21T10:05:00Z" w16du:dateUtc="2026-08-21T17:05:00Z">
        <w:r>
          <w:rPr>
            <w:sz w:val="24"/>
            <w:szCs w:val="24"/>
          </w:rPr>
          <w:delText>fitted to</w:delText>
        </w:r>
      </w:del>
      <w:ins w:id="205" w:author="Authors" w:date="2026-08-21T10:05:00Z" w16du:dateUtc="2026-08-21T17:05:00Z">
        <w:r>
          <w:rPr>
            <w:sz w:val="24"/>
            <w:szCs w:val="24"/>
          </w:rPr>
          <w:t>evaluated on</w:t>
        </w:r>
      </w:ins>
      <w:r>
        <w:rPr>
          <w:sz w:val="24"/>
          <w:szCs w:val="24"/>
        </w:rPr>
        <w:t xml:space="preserve"> the test data, and their predictions were averaged during inference to generate the final predictions. A weighted average was calculated based on the</w:t>
      </w:r>
      <w:ins w:id="206" w:author="Authors" w:date="2026-08-21T10:05:00Z" w16du:dateUtc="2026-08-21T17:05:00Z">
        <w:r>
          <w:rPr>
            <w:sz w:val="24"/>
            <w:szCs w:val="24"/>
          </w:rPr>
          <w:t xml:space="preserve"> inverse</w:t>
        </w:r>
      </w:ins>
      <w:r>
        <w:rPr>
          <w:sz w:val="24"/>
          <w:szCs w:val="24"/>
        </w:rPr>
        <w:t xml:space="preserve"> validation MSE from training, giving more weight to the best performing model (Chollet 2018). </w:t>
      </w:r>
    </w:p>
    <w:p w14:paraId="00000030" w14:textId="77777777" w:rsidR="009F02E6" w:rsidRDefault="00000000">
      <w:pPr>
        <w:spacing w:line="480" w:lineRule="auto"/>
        <w:jc w:val="left"/>
        <w:rPr>
          <w:sz w:val="24"/>
          <w:szCs w:val="24"/>
        </w:rPr>
      </w:pPr>
      <w:r>
        <w:rPr>
          <w:sz w:val="24"/>
          <w:szCs w:val="24"/>
        </w:rPr>
        <w:t xml:space="preserve">The CNNs are regressions and their age predictions are fractional values unlike the integer age estimate provided by traditional age estimation methods. The final ensemble predictions, taken as the weighted average of the three models, were rounded to the nearest integer and compared to the age estimates from skilled age readers. </w:t>
      </w:r>
    </w:p>
    <w:p w14:paraId="00000031" w14:textId="77777777" w:rsidR="009F02E6" w:rsidRDefault="00000000">
      <w:pPr>
        <w:spacing w:before="240" w:after="240" w:line="480" w:lineRule="auto"/>
        <w:jc w:val="left"/>
        <w:rPr>
          <w:sz w:val="24"/>
          <w:szCs w:val="24"/>
        </w:rPr>
      </w:pPr>
      <w:r>
        <w:rPr>
          <w:sz w:val="24"/>
          <w:szCs w:val="24"/>
        </w:rPr>
        <w:t xml:space="preserve">The accuracy and precision of model-inferred age estimates must be assessed prior to assimilation into the stock assessment process, to determine the relative agreement between model predictions and </w:t>
      </w:r>
      <w:del w:id="207" w:author="Authors" w:date="2026-08-21T10:05:00Z" w16du:dateUtc="2026-08-21T17:05:00Z">
        <w:r>
          <w:rPr>
            <w:sz w:val="24"/>
            <w:szCs w:val="24"/>
          </w:rPr>
          <w:delText>previously assigned</w:delText>
        </w:r>
      </w:del>
      <w:ins w:id="208" w:author="Authors" w:date="2026-08-21T10:05:00Z" w16du:dateUtc="2026-08-21T17:05:00Z">
        <w:r>
          <w:rPr>
            <w:sz w:val="24"/>
            <w:szCs w:val="24"/>
          </w:rPr>
          <w:t>manually derived</w:t>
        </w:r>
      </w:ins>
      <w:r>
        <w:rPr>
          <w:sz w:val="24"/>
          <w:szCs w:val="24"/>
        </w:rPr>
        <w:t xml:space="preserve"> age labels for a given age class. In the context of traditional age estimation, error takes two forms: accuracy and precision (Beamish and Fournier 1981; Beamish and McFarlane 1995). Accuracy is a measure of process error or the </w:t>
      </w:r>
      <w:r>
        <w:rPr>
          <w:sz w:val="24"/>
          <w:szCs w:val="24"/>
        </w:rPr>
        <w:lastRenderedPageBreak/>
        <w:t xml:space="preserve">closeness to the true age and is assessed by validation approaches, such as thermal marking, mark recapture, or coded wire tag, while precision is the measure of interpretational error or the reproducibility of repeated age estimates on a given structure (Campana 2001). For this study, model accuracy </w:t>
      </w:r>
      <w:del w:id="209" w:author="Authors" w:date="2026-08-21T10:05:00Z" w16du:dateUtc="2026-08-21T17:05:00Z">
        <w:r>
          <w:rPr>
            <w:sz w:val="24"/>
            <w:szCs w:val="24"/>
          </w:rPr>
          <w:delText>and precision cannot</w:delText>
        </w:r>
      </w:del>
      <w:ins w:id="210" w:author="Authors" w:date="2026-08-21T10:05:00Z" w16du:dateUtc="2026-08-21T17:05:00Z">
        <w:r>
          <w:rPr>
            <w:sz w:val="24"/>
            <w:szCs w:val="24"/>
          </w:rPr>
          <w:t>could not</w:t>
        </w:r>
      </w:ins>
      <w:r>
        <w:rPr>
          <w:sz w:val="24"/>
          <w:szCs w:val="24"/>
        </w:rPr>
        <w:t xml:space="preserve"> be calculated because the true age of </w:t>
      </w:r>
      <w:del w:id="211" w:author="Authors" w:date="2026-08-21T10:05:00Z" w16du:dateUtc="2026-08-21T17:05:00Z">
        <w:r>
          <w:rPr>
            <w:sz w:val="24"/>
            <w:szCs w:val="24"/>
          </w:rPr>
          <w:delText>the</w:delText>
        </w:r>
      </w:del>
      <w:ins w:id="212" w:author="Authors" w:date="2026-08-21T10:05:00Z" w16du:dateUtc="2026-08-21T17:05:00Z">
        <w:r>
          <w:rPr>
            <w:sz w:val="24"/>
            <w:szCs w:val="24"/>
          </w:rPr>
          <w:t>most</w:t>
        </w:r>
      </w:ins>
      <w:r>
        <w:rPr>
          <w:sz w:val="24"/>
          <w:szCs w:val="24"/>
        </w:rPr>
        <w:t xml:space="preserve"> scales </w:t>
      </w:r>
      <w:del w:id="213" w:author="Authors" w:date="2026-08-21T10:05:00Z" w16du:dateUtc="2026-08-21T17:05:00Z">
        <w:r>
          <w:rPr>
            <w:sz w:val="24"/>
            <w:szCs w:val="24"/>
          </w:rPr>
          <w:delText>is</w:delText>
        </w:r>
      </w:del>
      <w:ins w:id="214" w:author="Authors" w:date="2026-08-21T10:05:00Z" w16du:dateUtc="2026-08-21T17:05:00Z">
        <w:r>
          <w:rPr>
            <w:sz w:val="24"/>
            <w:szCs w:val="24"/>
          </w:rPr>
          <w:t>was</w:t>
        </w:r>
      </w:ins>
      <w:r>
        <w:rPr>
          <w:sz w:val="24"/>
          <w:szCs w:val="24"/>
        </w:rPr>
        <w:t xml:space="preserve"> unknown. Instead, model agreement was calculated as the proportion of model-inferred ages in concordance with the assigned age label </w:t>
      </w:r>
      <w:r>
        <w:rPr>
          <w:i/>
          <w:iCs/>
          <w:sz w:val="24"/>
          <w:szCs w:val="24"/>
        </w:rPr>
        <w:t>(e.g.</w:t>
      </w:r>
      <w:r>
        <w:rPr>
          <w:sz w:val="24"/>
          <w:szCs w:val="24"/>
        </w:rPr>
        <w:t xml:space="preserve">, five model-inferred age 3 chum salmon out of twenty previously labeled age 3 chum salmon = 25% agreement). Age 7 samples were excluded from the </w:t>
      </w:r>
      <w:del w:id="215" w:author="Authors" w:date="2026-08-21T10:05:00Z" w16du:dateUtc="2026-08-21T17:05:00Z">
        <w:r>
          <w:rPr>
            <w:sz w:val="24"/>
            <w:szCs w:val="24"/>
          </w:rPr>
          <w:delText>results because after model development and evaluation of discrepancies between model output and original labels, there were too few samples (</w:delText>
        </w:r>
        <w:r>
          <w:rPr>
            <w:i/>
            <w:iCs/>
            <w:sz w:val="24"/>
            <w:szCs w:val="24"/>
          </w:rPr>
          <w:delText>n</w:delText>
        </w:r>
        <w:r>
          <w:rPr>
            <w:sz w:val="24"/>
            <w:szCs w:val="24"/>
          </w:rPr>
          <w:delText>=2) to provide a reliable estimate of model performance</w:delText>
        </w:r>
      </w:del>
      <w:ins w:id="216" w:author="Authors" w:date="2026-08-21T10:05:00Z" w16du:dateUtc="2026-08-21T17:05:00Z">
        <w:r>
          <w:rPr>
            <w:sz w:val="24"/>
            <w:szCs w:val="24"/>
          </w:rPr>
          <w:t>model performance analysis as described above</w:t>
        </w:r>
      </w:ins>
      <w:r>
        <w:rPr>
          <w:sz w:val="24"/>
          <w:szCs w:val="24"/>
        </w:rPr>
        <w:t>.</w:t>
      </w:r>
    </w:p>
    <w:p w14:paraId="00000032" w14:textId="77777777" w:rsidR="009F02E6" w:rsidRDefault="00000000">
      <w:pPr>
        <w:spacing w:before="240" w:after="240" w:line="480" w:lineRule="auto"/>
        <w:jc w:val="left"/>
        <w:rPr>
          <w:b/>
          <w:bCs/>
          <w:i/>
          <w:iCs/>
          <w:sz w:val="24"/>
          <w:szCs w:val="24"/>
        </w:rPr>
      </w:pPr>
      <w:r>
        <w:rPr>
          <w:sz w:val="24"/>
          <w:szCs w:val="24"/>
        </w:rPr>
        <w:t xml:space="preserve">To evaluate potential reasons for mismatches in the predictions, all scale images for which there were discrepancies between the model and original label were evaluated again by skilled personnel from ADF&amp;G and DFO. </w:t>
      </w:r>
      <w:ins w:id="217" w:author="Authors" w:date="2026-08-21T10:05:00Z" w16du:dateUtc="2026-08-21T17:05:00Z">
        <w:r>
          <w:rPr>
            <w:sz w:val="24"/>
            <w:szCs w:val="24"/>
          </w:rPr>
          <w:t xml:space="preserve">All images originally included an age label provided by the source agency. </w:t>
        </w:r>
      </w:ins>
      <w:moveToRangeStart w:id="218" w:author="Authors" w:date="2026-08-21T10:05:00Z" w:name="move238199181"/>
      <w:moveTo w:id="219" w:author="Authors" w:date="2026-08-21T10:05:00Z" w16du:dateUtc="2026-08-21T17:05:00Z">
        <w:r>
          <w:rPr>
            <w:sz w:val="24"/>
            <w:szCs w:val="24"/>
          </w:rPr>
          <w:t>The reviewers were given only the original image (</w:t>
        </w:r>
        <w:r>
          <w:rPr>
            <w:i/>
            <w:iCs/>
            <w:sz w:val="24"/>
            <w:szCs w:val="24"/>
          </w:rPr>
          <w:t>i.e.</w:t>
        </w:r>
        <w:r>
          <w:rPr>
            <w:sz w:val="24"/>
            <w:szCs w:val="24"/>
          </w:rPr>
          <w:t xml:space="preserve">, before any preprocessing steps occurred) and the capture date so that the age estimates produced would be unbiased and independent of </w:t>
        </w:r>
      </w:moveTo>
      <w:moveToRangeEnd w:id="218"/>
      <w:ins w:id="220" w:author="Authors" w:date="2026-08-21T10:05:00Z" w16du:dateUtc="2026-08-21T17:05:00Z">
        <w:r>
          <w:rPr>
            <w:sz w:val="24"/>
            <w:szCs w:val="24"/>
          </w:rPr>
          <w:t xml:space="preserve">the original or model age estimates. </w:t>
        </w:r>
      </w:ins>
      <w:r>
        <w:rPr>
          <w:sz w:val="24"/>
          <w:szCs w:val="24"/>
        </w:rPr>
        <w:t>All discrepancies were reviewed and, upon completion of the review, classified into categories: original age estimate supported, model age estimate supported, neither age estimate supported, ambiguous pattern (</w:t>
      </w:r>
      <w:r>
        <w:rPr>
          <w:i/>
          <w:iCs/>
          <w:sz w:val="24"/>
          <w:szCs w:val="24"/>
        </w:rPr>
        <w:t>i.e.</w:t>
      </w:r>
      <w:r>
        <w:rPr>
          <w:sz w:val="24"/>
          <w:szCs w:val="24"/>
        </w:rPr>
        <w:t>, confidence in the age estimate +/- 1 year) and processing error (</w:t>
      </w:r>
      <w:r>
        <w:rPr>
          <w:i/>
          <w:iCs/>
          <w:sz w:val="24"/>
          <w:szCs w:val="24"/>
        </w:rPr>
        <w:t>e.g.</w:t>
      </w:r>
      <w:r>
        <w:rPr>
          <w:sz w:val="24"/>
          <w:szCs w:val="24"/>
        </w:rPr>
        <w:t xml:space="preserve">, entire scale cropped out of image). </w:t>
      </w:r>
      <w:moveFromRangeStart w:id="221" w:author="Authors" w:date="2026-08-21T10:05:00Z" w:name="move238199181"/>
      <w:moveFrom w:id="222" w:author="Authors" w:date="2026-08-21T10:05:00Z" w16du:dateUtc="2026-08-21T17:05:00Z">
        <w:r>
          <w:rPr>
            <w:sz w:val="24"/>
            <w:szCs w:val="24"/>
          </w:rPr>
          <w:t>The reviewers were given only the original image (</w:t>
        </w:r>
        <w:r>
          <w:rPr>
            <w:i/>
            <w:iCs/>
            <w:sz w:val="24"/>
            <w:szCs w:val="24"/>
          </w:rPr>
          <w:t>i.e.</w:t>
        </w:r>
        <w:r>
          <w:rPr>
            <w:sz w:val="24"/>
            <w:szCs w:val="24"/>
          </w:rPr>
          <w:t xml:space="preserve">, before any preprocessing steps occurred) and the capture date so that the age estimates produced would be unbiased and independent of </w:t>
        </w:r>
      </w:moveFrom>
      <w:moveFromRangeEnd w:id="221"/>
      <w:del w:id="223" w:author="Authors" w:date="2026-08-21T10:05:00Z" w16du:dateUtc="2026-08-21T17:05:00Z">
        <w:r>
          <w:rPr>
            <w:sz w:val="24"/>
            <w:szCs w:val="24"/>
          </w:rPr>
          <w:delText>original or model age estimates.</w:delText>
        </w:r>
      </w:del>
    </w:p>
    <w:p w14:paraId="00000033" w14:textId="77777777" w:rsidR="009F02E6" w:rsidRDefault="00000000">
      <w:pPr>
        <w:pStyle w:val="Heading1"/>
        <w:spacing w:line="480" w:lineRule="auto"/>
        <w:jc w:val="left"/>
        <w:rPr>
          <w:rFonts w:ascii="Cambria" w:eastAsia="Cambria" w:hAnsi="Cambria" w:cs="Cambria"/>
          <w:sz w:val="30"/>
          <w:szCs w:val="30"/>
        </w:rPr>
      </w:pPr>
      <w:bookmarkStart w:id="224" w:name="_oegl79ujtpf6" w:colFirst="0" w:colLast="0"/>
      <w:bookmarkStart w:id="225" w:name="_rdh9zey0ieqi"/>
      <w:bookmarkEnd w:id="224"/>
      <w:bookmarkEnd w:id="225"/>
      <w:r>
        <w:rPr>
          <w:rFonts w:ascii="Cambria" w:eastAsia="Cambria" w:hAnsi="Cambria" w:cs="Cambria"/>
          <w:sz w:val="30"/>
          <w:szCs w:val="30"/>
        </w:rPr>
        <w:lastRenderedPageBreak/>
        <w:t xml:space="preserve">Updated training of </w:t>
      </w:r>
      <w:r>
        <w:rPr>
          <w:rFonts w:ascii="Cambria" w:eastAsia="Cambria" w:hAnsi="Cambria" w:cs="Cambria"/>
          <w:sz w:val="30"/>
          <w:szCs w:val="30"/>
          <w:highlight w:val="white"/>
        </w:rPr>
        <w:t xml:space="preserve">Vabø </w:t>
      </w:r>
      <w:r>
        <w:rPr>
          <w:rFonts w:ascii="Cambria" w:eastAsia="Cambria" w:hAnsi="Cambria" w:cs="Cambria"/>
          <w:i/>
          <w:iCs/>
          <w:sz w:val="30"/>
          <w:szCs w:val="30"/>
        </w:rPr>
        <w:t>et al.</w:t>
      </w:r>
      <w:r>
        <w:rPr>
          <w:rFonts w:ascii="Cambria" w:eastAsia="Cambria" w:hAnsi="Cambria" w:cs="Cambria"/>
          <w:sz w:val="30"/>
          <w:szCs w:val="30"/>
        </w:rPr>
        <w:t xml:space="preserve"> 2021 Model</w:t>
      </w:r>
    </w:p>
    <w:p w14:paraId="00000034" w14:textId="77777777" w:rsidR="009F02E6" w:rsidRDefault="00000000">
      <w:pPr>
        <w:spacing w:line="480" w:lineRule="auto"/>
        <w:jc w:val="left"/>
        <w:rPr>
          <w:sz w:val="24"/>
          <w:szCs w:val="24"/>
        </w:rPr>
      </w:pPr>
      <w:r>
        <w:rPr>
          <w:sz w:val="24"/>
          <w:szCs w:val="24"/>
        </w:rPr>
        <w:t xml:space="preserve">Results from our CNN were compared to results from a prior model developed to age Atlantic salmon (Vabø et al. 2021). This model, which made use of the EfficientNet-B4 architecture, was similarly implemented with </w:t>
      </w:r>
      <w:proofErr w:type="spellStart"/>
      <w:r>
        <w:rPr>
          <w:sz w:val="24"/>
          <w:szCs w:val="24"/>
        </w:rPr>
        <w:t>Keras</w:t>
      </w:r>
      <w:proofErr w:type="spellEnd"/>
      <w:r>
        <w:rPr>
          <w:sz w:val="24"/>
          <w:szCs w:val="24"/>
        </w:rPr>
        <w:t xml:space="preserve"> (Chollet 2015) and TensorFlow (Abadi et al. 2016). The model was trained using the approach described by </w:t>
      </w:r>
      <w:r>
        <w:rPr>
          <w:sz w:val="24"/>
          <w:szCs w:val="24"/>
          <w:highlight w:val="white"/>
        </w:rPr>
        <w:t>Vabø</w:t>
      </w:r>
      <w:r>
        <w:rPr>
          <w:sz w:val="24"/>
          <w:szCs w:val="24"/>
        </w:rPr>
        <w:t xml:space="preserve"> et al. (2021), except the training dataset consisted of chum salmon scale images from our collection. Additionally, the same hyperparameters were kept consistent, with minor adjustments to accommodate hardware configuration differences (see </w:t>
      </w:r>
      <w:r>
        <w:rPr>
          <w:sz w:val="24"/>
          <w:szCs w:val="24"/>
          <w:highlight w:val="white"/>
        </w:rPr>
        <w:t xml:space="preserve">Vabø </w:t>
      </w:r>
      <w:r>
        <w:rPr>
          <w:sz w:val="24"/>
          <w:szCs w:val="24"/>
        </w:rPr>
        <w:t xml:space="preserve">et al. 2021; </w:t>
      </w:r>
      <w:del w:id="226" w:author="Authors" w:date="2026-08-21T10:05:00Z" w16du:dateUtc="2026-08-21T17:05:00Z">
        <w:r>
          <w:rPr>
            <w:sz w:val="24"/>
            <w:szCs w:val="24"/>
          </w:rPr>
          <w:delText>Appendix</w:delText>
        </w:r>
      </w:del>
      <w:ins w:id="227" w:author="Authors" w:date="2026-08-21T10:05:00Z" w16du:dateUtc="2026-08-21T17:05:00Z">
        <w:r>
          <w:rPr>
            <w:sz w:val="24"/>
            <w:szCs w:val="24"/>
          </w:rPr>
          <w:t>Table</w:t>
        </w:r>
      </w:ins>
      <w:r>
        <w:rPr>
          <w:sz w:val="24"/>
          <w:szCs w:val="24"/>
        </w:rPr>
        <w:t xml:space="preserve"> A2). Agreement between the retrained EfficientNet-B4 model and the ensemble model were used to gauge if the newly developed approach attained higher agreement for age inference of chum salmon.  </w:t>
      </w:r>
    </w:p>
    <w:p w14:paraId="00000035" w14:textId="77777777" w:rsidR="009F02E6" w:rsidRDefault="00000000">
      <w:pPr>
        <w:pStyle w:val="Heading1"/>
        <w:spacing w:line="480" w:lineRule="auto"/>
        <w:jc w:val="left"/>
        <w:rPr>
          <w:color w:val="000000"/>
        </w:rPr>
      </w:pPr>
      <w:bookmarkStart w:id="228" w:name="_j5x8gljugp7p" w:colFirst="0" w:colLast="0"/>
      <w:bookmarkStart w:id="229" w:name="_2et92p0"/>
      <w:bookmarkEnd w:id="228"/>
      <w:bookmarkEnd w:id="229"/>
      <w:r>
        <w:rPr>
          <w:color w:val="000000"/>
        </w:rPr>
        <w:t>Results</w:t>
      </w:r>
    </w:p>
    <w:p w14:paraId="00000036" w14:textId="77777777" w:rsidR="009F02E6" w:rsidRDefault="00000000">
      <w:pPr>
        <w:pStyle w:val="Heading2"/>
        <w:spacing w:line="480" w:lineRule="auto"/>
        <w:jc w:val="left"/>
        <w:rPr>
          <w:color w:val="000000"/>
        </w:rPr>
      </w:pPr>
      <w:bookmarkStart w:id="230" w:name="_v7rfi7hb01p7" w:colFirst="0" w:colLast="0"/>
      <w:bookmarkStart w:id="231" w:name="_ornsui59venz"/>
      <w:bookmarkEnd w:id="230"/>
      <w:bookmarkEnd w:id="231"/>
      <w:r>
        <w:rPr>
          <w:color w:val="000000"/>
        </w:rPr>
        <w:t xml:space="preserve">Scale datasets </w:t>
      </w:r>
    </w:p>
    <w:p w14:paraId="00000037" w14:textId="77777777" w:rsidR="009F02E6" w:rsidRDefault="00000000">
      <w:pPr>
        <w:spacing w:line="480" w:lineRule="auto"/>
        <w:jc w:val="left"/>
      </w:pPr>
      <w:r>
        <w:rPr>
          <w:sz w:val="24"/>
          <w:szCs w:val="24"/>
        </w:rPr>
        <w:t>A total of 66,153 labeled scale images were collected from four agencies and of those, over 92% were aged 4 and 5</w:t>
      </w:r>
      <w:del w:id="232" w:author="Authors" w:date="2026-08-21T10:05:00Z" w16du:dateUtc="2026-08-21T17:05:00Z">
        <w:r>
          <w:rPr>
            <w:sz w:val="24"/>
            <w:szCs w:val="24"/>
          </w:rPr>
          <w:delText>.</w:delText>
        </w:r>
      </w:del>
      <w:ins w:id="233" w:author="Authors" w:date="2026-08-21T10:05:00Z" w16du:dateUtc="2026-08-21T17:05:00Z">
        <w:r>
          <w:rPr>
            <w:sz w:val="24"/>
            <w:szCs w:val="24"/>
          </w:rPr>
          <w:t xml:space="preserve"> (the dominant ages of returning chum salmon).</w:t>
        </w:r>
      </w:ins>
      <w:r>
        <w:rPr>
          <w:sz w:val="24"/>
          <w:szCs w:val="24"/>
        </w:rPr>
        <w:t xml:space="preserve"> This large imbalance among age classes in the dataset could create bias toward the major age classes, leading to inaccurate inference of minor age classes (Guo et al. 2008). To minimize these biases, we </w:t>
      </w:r>
      <w:proofErr w:type="spellStart"/>
      <w:r>
        <w:rPr>
          <w:sz w:val="24"/>
          <w:szCs w:val="24"/>
        </w:rPr>
        <w:t>undersampled</w:t>
      </w:r>
      <w:proofErr w:type="spellEnd"/>
      <w:r>
        <w:rPr>
          <w:sz w:val="24"/>
          <w:szCs w:val="24"/>
        </w:rPr>
        <w:t xml:space="preserve"> age classes 4 and 5, and developed the model on a subset of the total dataset. However, because of the scarcity of minor age class scales, they remained underrepresented in the final dataset (</w:t>
      </w:r>
      <w:ins w:id="234" w:author="Authors" w:date="2026-08-21T10:05:00Z" w16du:dateUtc="2026-08-21T17:05:00Z">
        <w:r>
          <w:rPr>
            <w:sz w:val="24"/>
            <w:szCs w:val="24"/>
          </w:rPr>
          <w:t xml:space="preserve">Appendix </w:t>
        </w:r>
      </w:ins>
      <w:r>
        <w:rPr>
          <w:sz w:val="24"/>
          <w:szCs w:val="24"/>
        </w:rPr>
        <w:t xml:space="preserve">Table </w:t>
      </w:r>
      <w:del w:id="235" w:author="Authors" w:date="2026-08-21T10:05:00Z" w16du:dateUtc="2026-08-21T17:05:00Z">
        <w:r>
          <w:rPr>
            <w:sz w:val="24"/>
            <w:szCs w:val="24"/>
          </w:rPr>
          <w:delText>1</w:delText>
        </w:r>
      </w:del>
      <w:ins w:id="236" w:author="Authors" w:date="2026-08-21T10:05:00Z" w16du:dateUtc="2026-08-21T17:05:00Z">
        <w:r>
          <w:rPr>
            <w:sz w:val="24"/>
            <w:szCs w:val="24"/>
          </w:rPr>
          <w:t>A1</w:t>
        </w:r>
      </w:ins>
      <w:r>
        <w:rPr>
          <w:sz w:val="24"/>
          <w:szCs w:val="24"/>
        </w:rPr>
        <w:t xml:space="preserve">). CNN models were developed using 15,754 scale images; 24% of the total collection. Age 4 and 5 scale images represented 71% of the dataset. The youngest classes, age 1 and 2, predominantly came from NOAA and DFO collections. </w:t>
      </w:r>
    </w:p>
    <w:p w14:paraId="00000038" w14:textId="77777777" w:rsidR="009F02E6" w:rsidRDefault="00000000">
      <w:pPr>
        <w:pStyle w:val="Heading2"/>
        <w:spacing w:line="480" w:lineRule="auto"/>
        <w:jc w:val="left"/>
        <w:rPr>
          <w:color w:val="000000"/>
        </w:rPr>
      </w:pPr>
      <w:bookmarkStart w:id="237" w:name="_y9jlx8o3y6wb" w:colFirst="0" w:colLast="0"/>
      <w:bookmarkStart w:id="238" w:name="_kz4siaiml52s"/>
      <w:bookmarkEnd w:id="237"/>
      <w:bookmarkEnd w:id="238"/>
      <w:r>
        <w:rPr>
          <w:color w:val="000000"/>
        </w:rPr>
        <w:lastRenderedPageBreak/>
        <w:t xml:space="preserve">CNN Models </w:t>
      </w:r>
    </w:p>
    <w:p w14:paraId="00000039" w14:textId="77777777" w:rsidR="009F02E6" w:rsidRDefault="00000000">
      <w:pPr>
        <w:pStyle w:val="Heading3"/>
        <w:spacing w:line="480" w:lineRule="auto"/>
        <w:jc w:val="left"/>
      </w:pPr>
      <w:bookmarkStart w:id="239" w:name="_yxcjuywxj5m5" w:colFirst="0" w:colLast="0"/>
      <w:bookmarkStart w:id="240" w:name="_51wxeepu5151"/>
      <w:bookmarkEnd w:id="239"/>
      <w:bookmarkEnd w:id="240"/>
      <w:r>
        <w:t>Training and Validation</w:t>
      </w:r>
    </w:p>
    <w:p w14:paraId="0000003A" w14:textId="77777777" w:rsidR="009F02E6" w:rsidRDefault="00000000">
      <w:pPr>
        <w:spacing w:line="480" w:lineRule="auto"/>
        <w:jc w:val="left"/>
        <w:rPr>
          <w:highlight w:val="white"/>
        </w:rPr>
      </w:pPr>
      <w:r>
        <w:rPr>
          <w:sz w:val="24"/>
          <w:szCs w:val="24"/>
          <w:highlight w:val="white"/>
        </w:rPr>
        <w:t>Of the 1</w:t>
      </w:r>
      <w:r>
        <w:rPr>
          <w:sz w:val="24"/>
          <w:szCs w:val="24"/>
        </w:rPr>
        <w:t>5,754</w:t>
      </w:r>
      <w:r>
        <w:rPr>
          <w:sz w:val="24"/>
          <w:szCs w:val="24"/>
          <w:highlight w:val="white"/>
        </w:rPr>
        <w:t xml:space="preserve"> images used in model development, 11,012 were used in training and 2,365 in validation. </w:t>
      </w:r>
      <w:r>
        <w:rPr>
          <w:sz w:val="24"/>
          <w:szCs w:val="24"/>
        </w:rPr>
        <w:t>Changes in the training loss (MSE plus ℓ</w:t>
      </w:r>
      <w:proofErr w:type="gramStart"/>
      <w:r>
        <w:rPr>
          <w:sz w:val="24"/>
          <w:szCs w:val="24"/>
          <w:vertAlign w:val="subscript"/>
        </w:rPr>
        <w:t xml:space="preserve">2 </w:t>
      </w:r>
      <w:r>
        <w:rPr>
          <w:sz w:val="24"/>
          <w:szCs w:val="24"/>
        </w:rPr>
        <w:t xml:space="preserve"> regularization</w:t>
      </w:r>
      <w:proofErr w:type="gramEnd"/>
      <w:r>
        <w:rPr>
          <w:sz w:val="24"/>
          <w:szCs w:val="24"/>
        </w:rPr>
        <w:t xml:space="preserve">) indicated how well the model was learning, whereas validation loss indicated how well the model generalized. </w:t>
      </w:r>
      <w:r>
        <w:rPr>
          <w:sz w:val="24"/>
          <w:szCs w:val="24"/>
          <w:highlight w:val="white"/>
        </w:rPr>
        <w:t>All models for each preprocessing method displayed substantial learning over the initial epochs whereby loss dropped rapidly (Figure 2)</w:t>
      </w:r>
      <w:r>
        <w:rPr>
          <w:sz w:val="24"/>
          <w:szCs w:val="24"/>
        </w:rPr>
        <w:t xml:space="preserve">. Learning during training for the </w:t>
      </w:r>
      <w:proofErr w:type="spellStart"/>
      <w:r>
        <w:rPr>
          <w:sz w:val="24"/>
          <w:szCs w:val="24"/>
        </w:rPr>
        <w:t>ConvNeXtLarge</w:t>
      </w:r>
      <w:proofErr w:type="spellEnd"/>
      <w:r>
        <w:rPr>
          <w:sz w:val="24"/>
          <w:szCs w:val="24"/>
        </w:rPr>
        <w:t xml:space="preserve"> model mostly showed continuous improvement throughout for both SAM and YOLO preprocessed images. Both the EfficientNetV2L and </w:t>
      </w:r>
      <w:proofErr w:type="spellStart"/>
      <w:r>
        <w:rPr>
          <w:sz w:val="24"/>
          <w:szCs w:val="24"/>
        </w:rPr>
        <w:t>NASNetLarge</w:t>
      </w:r>
      <w:proofErr w:type="spellEnd"/>
      <w:r>
        <w:rPr>
          <w:sz w:val="24"/>
          <w:szCs w:val="24"/>
        </w:rPr>
        <w:t xml:space="preserve"> models trained on YOLO images displayed a dramatic increase in loss halfway through training, coinciding with the start of the second training phase when all layers were unfrozen. The models quickly recovered, with the loss decreasing, then stabilizing. The </w:t>
      </w:r>
      <w:proofErr w:type="spellStart"/>
      <w:r>
        <w:rPr>
          <w:sz w:val="24"/>
          <w:szCs w:val="24"/>
        </w:rPr>
        <w:t>ConvNeXtLarge</w:t>
      </w:r>
      <w:proofErr w:type="spellEnd"/>
      <w:r>
        <w:rPr>
          <w:sz w:val="24"/>
          <w:szCs w:val="24"/>
        </w:rPr>
        <w:t xml:space="preserve"> model had the lowest MSE during training followed by the </w:t>
      </w:r>
      <w:proofErr w:type="spellStart"/>
      <w:r>
        <w:rPr>
          <w:sz w:val="24"/>
          <w:szCs w:val="24"/>
        </w:rPr>
        <w:t>NASNetLarge</w:t>
      </w:r>
      <w:proofErr w:type="spellEnd"/>
      <w:r>
        <w:rPr>
          <w:sz w:val="24"/>
          <w:szCs w:val="24"/>
        </w:rPr>
        <w:t xml:space="preserve"> and EfficientNetV2L models. The </w:t>
      </w:r>
      <w:r>
        <w:rPr>
          <w:sz w:val="24"/>
          <w:szCs w:val="24"/>
          <w:highlight w:val="white"/>
        </w:rPr>
        <w:t xml:space="preserve">SAM approach had lower validation MSE (mean = 0.0806, </w:t>
      </w:r>
      <w:proofErr w:type="spellStart"/>
      <w:r>
        <w:rPr>
          <w:sz w:val="24"/>
          <w:szCs w:val="24"/>
          <w:highlight w:val="white"/>
        </w:rPr>
        <w:t>sd</w:t>
      </w:r>
      <w:proofErr w:type="spellEnd"/>
      <w:r>
        <w:rPr>
          <w:sz w:val="24"/>
          <w:szCs w:val="24"/>
          <w:highlight w:val="white"/>
        </w:rPr>
        <w:t xml:space="preserve"> = 0.00546) than YOLO models (mean = 0.0968, </w:t>
      </w:r>
      <w:proofErr w:type="spellStart"/>
      <w:r>
        <w:rPr>
          <w:sz w:val="24"/>
          <w:szCs w:val="24"/>
          <w:highlight w:val="white"/>
        </w:rPr>
        <w:t>sd</w:t>
      </w:r>
      <w:proofErr w:type="spellEnd"/>
      <w:r>
        <w:rPr>
          <w:sz w:val="24"/>
          <w:szCs w:val="24"/>
          <w:highlight w:val="white"/>
        </w:rPr>
        <w:t xml:space="preserve"> = 0.00414; Figure 2), generalizing better and seemingly learning more quickly. The SAMs arrived at their minimum MSE during the 36th epoch on average, whereas YOLO models took until the 55th epoch on average. The </w:t>
      </w:r>
      <w:r>
        <w:rPr>
          <w:sz w:val="24"/>
          <w:szCs w:val="24"/>
        </w:rPr>
        <w:t xml:space="preserve">EfficientNetV2L </w:t>
      </w:r>
      <w:r>
        <w:rPr>
          <w:sz w:val="24"/>
          <w:szCs w:val="24"/>
          <w:highlight w:val="white"/>
        </w:rPr>
        <w:t xml:space="preserve">model had the lowest validation MSE, followed by the </w:t>
      </w:r>
      <w:proofErr w:type="spellStart"/>
      <w:r>
        <w:rPr>
          <w:sz w:val="24"/>
          <w:szCs w:val="24"/>
        </w:rPr>
        <w:t>ConvNeXtLarge</w:t>
      </w:r>
      <w:proofErr w:type="spellEnd"/>
      <w:r>
        <w:rPr>
          <w:sz w:val="24"/>
          <w:szCs w:val="24"/>
        </w:rPr>
        <w:t xml:space="preserve"> </w:t>
      </w:r>
      <w:r>
        <w:rPr>
          <w:sz w:val="24"/>
          <w:szCs w:val="24"/>
          <w:highlight w:val="white"/>
        </w:rPr>
        <w:t xml:space="preserve">and </w:t>
      </w:r>
      <w:proofErr w:type="spellStart"/>
      <w:r>
        <w:rPr>
          <w:sz w:val="24"/>
          <w:szCs w:val="24"/>
        </w:rPr>
        <w:t>NASNetLarge</w:t>
      </w:r>
      <w:proofErr w:type="spellEnd"/>
      <w:r>
        <w:rPr>
          <w:sz w:val="24"/>
          <w:szCs w:val="24"/>
        </w:rPr>
        <w:t xml:space="preserve"> </w:t>
      </w:r>
      <w:r>
        <w:rPr>
          <w:sz w:val="24"/>
          <w:szCs w:val="24"/>
          <w:highlight w:val="white"/>
        </w:rPr>
        <w:t>models, respectivel</w:t>
      </w:r>
      <w:r>
        <w:rPr>
          <w:sz w:val="24"/>
          <w:szCs w:val="24"/>
        </w:rPr>
        <w:t>y. T</w:t>
      </w:r>
      <w:r>
        <w:rPr>
          <w:sz w:val="24"/>
          <w:szCs w:val="24"/>
          <w:highlight w:val="white"/>
        </w:rPr>
        <w:t xml:space="preserve">he minimum validation MSEs were used to </w:t>
      </w:r>
      <w:proofErr w:type="gramStart"/>
      <w:r>
        <w:rPr>
          <w:sz w:val="24"/>
          <w:szCs w:val="24"/>
          <w:highlight w:val="white"/>
        </w:rPr>
        <w:t>weight</w:t>
      </w:r>
      <w:proofErr w:type="gramEnd"/>
      <w:r>
        <w:rPr>
          <w:sz w:val="24"/>
          <w:szCs w:val="24"/>
          <w:highlight w:val="white"/>
        </w:rPr>
        <w:t xml:space="preserve"> each model in the ensemble model. </w:t>
      </w:r>
      <w:r>
        <w:rPr>
          <w:sz w:val="24"/>
          <w:szCs w:val="24"/>
        </w:rPr>
        <w:t xml:space="preserve">The models showed little to no overfitting; training loss stabilized instead of continuing to improve while validation loss plateaued. </w:t>
      </w:r>
    </w:p>
    <w:p w14:paraId="0000003B" w14:textId="77777777" w:rsidR="009F02E6" w:rsidRDefault="00000000">
      <w:pPr>
        <w:pStyle w:val="Heading3"/>
        <w:spacing w:line="480" w:lineRule="auto"/>
        <w:jc w:val="left"/>
        <w:rPr>
          <w:sz w:val="22"/>
          <w:szCs w:val="22"/>
        </w:rPr>
      </w:pPr>
      <w:bookmarkStart w:id="241" w:name="_oyyvboy1h06g" w:colFirst="0" w:colLast="0"/>
      <w:bookmarkStart w:id="242" w:name="_z4981sin14ha"/>
      <w:bookmarkEnd w:id="241"/>
      <w:bookmarkEnd w:id="242"/>
      <w:r>
        <w:lastRenderedPageBreak/>
        <w:t>Test Data</w:t>
      </w:r>
      <w:del w:id="243" w:author="Authors" w:date="2026-08-21T10:05:00Z" w16du:dateUtc="2026-08-21T17:05:00Z">
        <w:r>
          <w:delText>: Preliminary Results</w:delText>
        </w:r>
      </w:del>
    </w:p>
    <w:p w14:paraId="0000003C" w14:textId="77777777" w:rsidR="009F02E6" w:rsidRDefault="00000000">
      <w:pPr>
        <w:spacing w:line="480" w:lineRule="auto"/>
        <w:jc w:val="left"/>
        <w:rPr>
          <w:sz w:val="24"/>
          <w:szCs w:val="24"/>
        </w:rPr>
      </w:pPr>
      <w:r>
        <w:rPr>
          <w:sz w:val="24"/>
          <w:szCs w:val="24"/>
        </w:rPr>
        <w:t xml:space="preserve">Initially, all models showed consistent generalization to the test datasets, with the </w:t>
      </w:r>
      <w:r>
        <w:rPr>
          <w:sz w:val="24"/>
          <w:szCs w:val="24"/>
          <w:highlight w:val="white"/>
        </w:rPr>
        <w:t xml:space="preserve">SAMs having lower MSE (mean = 0.0947, </w:t>
      </w:r>
      <w:proofErr w:type="spellStart"/>
      <w:r>
        <w:rPr>
          <w:sz w:val="24"/>
          <w:szCs w:val="24"/>
          <w:highlight w:val="white"/>
        </w:rPr>
        <w:t>sd</w:t>
      </w:r>
      <w:proofErr w:type="spellEnd"/>
      <w:r>
        <w:rPr>
          <w:sz w:val="24"/>
          <w:szCs w:val="24"/>
          <w:highlight w:val="white"/>
        </w:rPr>
        <w:t xml:space="preserve"> = 0.0074) compared to the YOLO models (mean = 0.1078, </w:t>
      </w:r>
      <w:proofErr w:type="spellStart"/>
      <w:r>
        <w:rPr>
          <w:sz w:val="24"/>
          <w:szCs w:val="24"/>
          <w:highlight w:val="white"/>
        </w:rPr>
        <w:t>sd</w:t>
      </w:r>
      <w:proofErr w:type="spellEnd"/>
      <w:r>
        <w:rPr>
          <w:sz w:val="24"/>
          <w:szCs w:val="24"/>
          <w:highlight w:val="white"/>
        </w:rPr>
        <w:t xml:space="preserve"> = 0.0028). Further, </w:t>
      </w:r>
      <w:r>
        <w:rPr>
          <w:sz w:val="24"/>
          <w:szCs w:val="24"/>
        </w:rPr>
        <w:t>all models produced strong agreement with age estimates for the most frequent age classes (</w:t>
      </w:r>
      <w:proofErr w:type="gramStart"/>
      <w:r>
        <w:rPr>
          <w:sz w:val="24"/>
          <w:szCs w:val="24"/>
        </w:rPr>
        <w:t>3-5 year-olds</w:t>
      </w:r>
      <w:proofErr w:type="gramEnd"/>
      <w:r>
        <w:rPr>
          <w:sz w:val="24"/>
          <w:szCs w:val="24"/>
        </w:rPr>
        <w:t xml:space="preserve">). Agreement for the most frequent age classes ranged from 88.7% on age 5 fish for the </w:t>
      </w:r>
      <w:proofErr w:type="spellStart"/>
      <w:r>
        <w:rPr>
          <w:sz w:val="24"/>
          <w:szCs w:val="24"/>
        </w:rPr>
        <w:t>NASNetLarge</w:t>
      </w:r>
      <w:proofErr w:type="spellEnd"/>
      <w:r>
        <w:rPr>
          <w:sz w:val="24"/>
          <w:szCs w:val="24"/>
        </w:rPr>
        <w:t xml:space="preserve"> model trained using YOLO images to 95.0% on age 3 fish for the EfficientNetV2L model trained on SAM images. Averaged across all models, agreement was highest for age 4 fish (92.7%, 0.9% </w:t>
      </w:r>
      <w:proofErr w:type="spellStart"/>
      <w:r>
        <w:rPr>
          <w:sz w:val="24"/>
          <w:szCs w:val="24"/>
        </w:rPr>
        <w:t>sd</w:t>
      </w:r>
      <w:proofErr w:type="spellEnd"/>
      <w:r>
        <w:rPr>
          <w:sz w:val="24"/>
          <w:szCs w:val="24"/>
        </w:rPr>
        <w:t xml:space="preserve">), followed by age 3 (91.7%, 2.3% </w:t>
      </w:r>
      <w:proofErr w:type="spellStart"/>
      <w:r>
        <w:rPr>
          <w:sz w:val="24"/>
          <w:szCs w:val="24"/>
        </w:rPr>
        <w:t>sd</w:t>
      </w:r>
      <w:proofErr w:type="spellEnd"/>
      <w:r>
        <w:rPr>
          <w:sz w:val="24"/>
          <w:szCs w:val="24"/>
        </w:rPr>
        <w:t xml:space="preserve">), and age 5 (89.9%, 0.8% </w:t>
      </w:r>
      <w:proofErr w:type="spellStart"/>
      <w:r>
        <w:rPr>
          <w:sz w:val="24"/>
          <w:szCs w:val="24"/>
        </w:rPr>
        <w:t>sd</w:t>
      </w:r>
      <w:proofErr w:type="spellEnd"/>
      <w:r>
        <w:rPr>
          <w:sz w:val="24"/>
          <w:szCs w:val="24"/>
        </w:rPr>
        <w:t xml:space="preserve">) fish. The three individual models had relatively similar performance, averaged </w:t>
      </w:r>
      <w:proofErr w:type="gramStart"/>
      <w:r>
        <w:rPr>
          <w:sz w:val="24"/>
          <w:szCs w:val="24"/>
        </w:rPr>
        <w:t>over preprocessing</w:t>
      </w:r>
      <w:proofErr w:type="gramEnd"/>
      <w:r>
        <w:rPr>
          <w:sz w:val="24"/>
          <w:szCs w:val="24"/>
        </w:rPr>
        <w:t xml:space="preserve"> methods; however, each of the models had lower performance with YOLO compared to SAM preprocessing. The ensemble models had the highest agreement </w:t>
      </w:r>
      <w:proofErr w:type="gramStart"/>
      <w:r>
        <w:rPr>
          <w:sz w:val="24"/>
          <w:szCs w:val="24"/>
        </w:rPr>
        <w:t>averaged</w:t>
      </w:r>
      <w:proofErr w:type="gramEnd"/>
      <w:r>
        <w:rPr>
          <w:sz w:val="24"/>
          <w:szCs w:val="24"/>
        </w:rPr>
        <w:t xml:space="preserve"> over all ages; however, the EfficientNetV2L was marginally better than the ensemble model for ages 2 and 3 fish (Figure 3). </w:t>
      </w:r>
      <w:ins w:id="244" w:author="Authors" w:date="2026-08-21T10:05:00Z" w16du:dateUtc="2026-08-21T17:05:00Z">
        <w:r>
          <w:rPr>
            <w:sz w:val="24"/>
            <w:szCs w:val="24"/>
          </w:rPr>
          <w:t>For the major age classes (</w:t>
        </w:r>
        <w:proofErr w:type="gramStart"/>
        <w:r>
          <w:rPr>
            <w:sz w:val="24"/>
            <w:szCs w:val="24"/>
          </w:rPr>
          <w:t>3-5 year-olds</w:t>
        </w:r>
        <w:proofErr w:type="gramEnd"/>
        <w:r>
          <w:rPr>
            <w:sz w:val="24"/>
            <w:szCs w:val="24"/>
          </w:rPr>
          <w:t xml:space="preserve">), ensemble model agreement was 93.2% for the SAM preprocessed images and 91.4% for the YOLO preprocessed images. </w:t>
        </w:r>
      </w:ins>
      <w:r>
        <w:rPr>
          <w:sz w:val="24"/>
          <w:szCs w:val="24"/>
        </w:rPr>
        <w:t>Most discrepancies in age estimation between the models and original label were +/- 1 year</w:t>
      </w:r>
      <w:ins w:id="245" w:author="Authors" w:date="2026-08-21T10:05:00Z" w16du:dateUtc="2026-08-21T17:05:00Z">
        <w:r>
          <w:rPr>
            <w:sz w:val="24"/>
            <w:szCs w:val="24"/>
          </w:rPr>
          <w:t>,</w:t>
        </w:r>
      </w:ins>
      <w:r>
        <w:rPr>
          <w:sz w:val="24"/>
          <w:szCs w:val="24"/>
        </w:rPr>
        <w:t xml:space="preserve"> with </w:t>
      </w:r>
      <w:del w:id="246" w:author="Authors" w:date="2026-08-21T10:05:00Z" w16du:dateUtc="2026-08-21T17:05:00Z">
        <w:r>
          <w:rPr>
            <w:sz w:val="24"/>
            <w:szCs w:val="24"/>
          </w:rPr>
          <w:delText>a select</w:delText>
        </w:r>
      </w:del>
      <w:ins w:id="247" w:author="Authors" w:date="2026-08-21T10:05:00Z" w16du:dateUtc="2026-08-21T17:05:00Z">
        <w:r>
          <w:rPr>
            <w:sz w:val="24"/>
            <w:szCs w:val="24"/>
          </w:rPr>
          <w:t>directional bias to the most abundant age classes in the training dataset (e.g., age 2 estimated as age 3, and age 6 estimated as age 5), with</w:t>
        </w:r>
      </w:ins>
      <w:r>
        <w:rPr>
          <w:sz w:val="24"/>
          <w:szCs w:val="24"/>
        </w:rPr>
        <w:t xml:space="preserve"> </w:t>
      </w:r>
      <w:proofErr w:type="gramStart"/>
      <w:r>
        <w:rPr>
          <w:sz w:val="24"/>
          <w:szCs w:val="24"/>
        </w:rPr>
        <w:t>few  +</w:t>
      </w:r>
      <w:proofErr w:type="gramEnd"/>
      <w:r>
        <w:rPr>
          <w:sz w:val="24"/>
          <w:szCs w:val="24"/>
        </w:rPr>
        <w:t xml:space="preserve">/- 2 years (Figure 4). </w:t>
      </w:r>
    </w:p>
    <w:p w14:paraId="0000003D" w14:textId="77777777" w:rsidR="009F02E6" w:rsidRDefault="00000000">
      <w:pPr>
        <w:spacing w:line="480" w:lineRule="auto"/>
        <w:jc w:val="left"/>
        <w:rPr>
          <w:sz w:val="24"/>
          <w:szCs w:val="24"/>
        </w:rPr>
      </w:pPr>
      <w:r>
        <w:rPr>
          <w:sz w:val="24"/>
          <w:szCs w:val="24"/>
        </w:rPr>
        <w:t xml:space="preserve">The initial findings also showed that all models failed to reliably estimate ages 2 and 6. For age </w:t>
      </w:r>
      <w:proofErr w:type="gramStart"/>
      <w:r>
        <w:rPr>
          <w:sz w:val="24"/>
          <w:szCs w:val="24"/>
        </w:rPr>
        <w:t>2 fish</w:t>
      </w:r>
      <w:proofErr w:type="gramEnd"/>
      <w:r>
        <w:rPr>
          <w:sz w:val="24"/>
          <w:szCs w:val="24"/>
        </w:rPr>
        <w:t xml:space="preserve">, while the SAM process was marginally better than the YOLO, agreement across all models was below 50%. Ensemble model agreement with age labels was 40% and 44% for the YOLO and SAM methods, respectively (Figure 3). Agreement for age 6 fish did not exceed 65%. </w:t>
      </w:r>
      <w:proofErr w:type="gramStart"/>
      <w:r>
        <w:rPr>
          <w:sz w:val="24"/>
          <w:szCs w:val="24"/>
        </w:rPr>
        <w:t>The majority of</w:t>
      </w:r>
      <w:proofErr w:type="gramEnd"/>
      <w:r>
        <w:rPr>
          <w:sz w:val="24"/>
          <w:szCs w:val="24"/>
        </w:rPr>
        <w:t xml:space="preserve"> discrepancies were estimated to be a year older than their original labels. </w:t>
      </w:r>
      <w:r>
        <w:rPr>
          <w:sz w:val="24"/>
          <w:szCs w:val="24"/>
        </w:rPr>
        <w:lastRenderedPageBreak/>
        <w:t xml:space="preserve">Performance of the ensemble models varied substantially by agency across age classes (Figure 3).  </w:t>
      </w:r>
    </w:p>
    <w:p w14:paraId="0000003E" w14:textId="77777777" w:rsidR="009F02E6" w:rsidRDefault="00000000">
      <w:pPr>
        <w:pStyle w:val="Heading3"/>
        <w:spacing w:line="480" w:lineRule="auto"/>
        <w:jc w:val="left"/>
      </w:pPr>
      <w:bookmarkStart w:id="248" w:name="_eeiirpp0xsd5" w:colFirst="0" w:colLast="0"/>
      <w:bookmarkStart w:id="249" w:name="_6fax1cparyzj"/>
      <w:bookmarkEnd w:id="248"/>
      <w:bookmarkEnd w:id="249"/>
      <w:r>
        <w:t>Test Data: Discrepancy Analysis</w:t>
      </w:r>
    </w:p>
    <w:p w14:paraId="0000003F" w14:textId="77777777" w:rsidR="009F02E6" w:rsidRDefault="00000000">
      <w:pPr>
        <w:spacing w:line="480" w:lineRule="auto"/>
        <w:jc w:val="left"/>
        <w:rPr>
          <w:sz w:val="24"/>
          <w:szCs w:val="24"/>
        </w:rPr>
      </w:pPr>
      <w:r>
        <w:rPr>
          <w:sz w:val="24"/>
          <w:szCs w:val="24"/>
        </w:rPr>
        <w:t xml:space="preserve">Of the </w:t>
      </w:r>
      <w:del w:id="250" w:author="Authors" w:date="2026-08-21T10:05:00Z" w16du:dateUtc="2026-08-21T17:05:00Z">
        <w:r>
          <w:rPr>
            <w:sz w:val="24"/>
            <w:szCs w:val="24"/>
          </w:rPr>
          <w:delText>262</w:delText>
        </w:r>
      </w:del>
      <w:ins w:id="251" w:author="Authors" w:date="2026-08-21T10:05:00Z" w16du:dateUtc="2026-08-21T17:05:00Z">
        <w:r>
          <w:rPr>
            <w:sz w:val="24"/>
            <w:szCs w:val="24"/>
          </w:rPr>
          <w:t>2,375</w:t>
        </w:r>
      </w:ins>
      <w:r>
        <w:rPr>
          <w:sz w:val="24"/>
          <w:szCs w:val="24"/>
        </w:rPr>
        <w:t xml:space="preserve"> scale images in </w:t>
      </w:r>
      <w:del w:id="252" w:author="Authors" w:date="2026-08-21T10:05:00Z" w16du:dateUtc="2026-08-21T17:05:00Z">
        <w:r>
          <w:rPr>
            <w:sz w:val="24"/>
            <w:szCs w:val="24"/>
          </w:rPr>
          <w:delText>which</w:delText>
        </w:r>
      </w:del>
      <w:ins w:id="253" w:author="Authors" w:date="2026-08-21T10:05:00Z" w16du:dateUtc="2026-08-21T17:05:00Z">
        <w:r>
          <w:rPr>
            <w:sz w:val="24"/>
            <w:szCs w:val="24"/>
          </w:rPr>
          <w:t>the test data,</w:t>
        </w:r>
      </w:ins>
      <w:r>
        <w:rPr>
          <w:sz w:val="24"/>
          <w:szCs w:val="24"/>
        </w:rPr>
        <w:t xml:space="preserve"> the ensemble model prediction differed from the original label for </w:t>
      </w:r>
      <w:ins w:id="254" w:author="Authors" w:date="2026-08-21T10:05:00Z" w16du:dateUtc="2026-08-21T17:05:00Z">
        <w:r>
          <w:rPr>
            <w:sz w:val="24"/>
            <w:szCs w:val="24"/>
          </w:rPr>
          <w:t xml:space="preserve">260 (10.9%) using </w:t>
        </w:r>
      </w:ins>
      <w:r>
        <w:rPr>
          <w:sz w:val="24"/>
          <w:szCs w:val="24"/>
        </w:rPr>
        <w:t>at least one of the preprocessing methods</w:t>
      </w:r>
      <w:del w:id="255" w:author="Authors" w:date="2026-08-21T10:05:00Z" w16du:dateUtc="2026-08-21T17:05:00Z">
        <w:r>
          <w:rPr>
            <w:sz w:val="24"/>
            <w:szCs w:val="24"/>
          </w:rPr>
          <w:delText xml:space="preserve">, 39% of the disagreement was due to the model age </w:delText>
        </w:r>
      </w:del>
      <w:ins w:id="256" w:author="Authors" w:date="2026-08-21T10:05:00Z" w16du:dateUtc="2026-08-21T17:05:00Z">
        <w:r>
          <w:rPr>
            <w:sz w:val="24"/>
            <w:szCs w:val="24"/>
          </w:rPr>
          <w:t xml:space="preserve">. The review panel did </w:t>
        </w:r>
      </w:ins>
      <w:r>
        <w:rPr>
          <w:sz w:val="24"/>
          <w:szCs w:val="24"/>
        </w:rPr>
        <w:t xml:space="preserve">not </w:t>
      </w:r>
      <w:del w:id="257" w:author="Authors" w:date="2026-08-21T10:05:00Z" w16du:dateUtc="2026-08-21T17:05:00Z">
        <w:r>
          <w:rPr>
            <w:sz w:val="24"/>
            <w:szCs w:val="24"/>
          </w:rPr>
          <w:delText>being supported by reviewers, 29% due to</w:delText>
        </w:r>
      </w:del>
      <w:ins w:id="258" w:author="Authors" w:date="2026-08-21T10:05:00Z" w16du:dateUtc="2026-08-21T17:05:00Z">
        <w:r>
          <w:rPr>
            <w:sz w:val="24"/>
            <w:szCs w:val="24"/>
          </w:rPr>
          <w:t>consistently support either</w:t>
        </w:r>
      </w:ins>
      <w:r>
        <w:rPr>
          <w:sz w:val="24"/>
          <w:szCs w:val="24"/>
        </w:rPr>
        <w:t xml:space="preserve"> the original </w:t>
      </w:r>
      <w:del w:id="259" w:author="Authors" w:date="2026-08-21T10:05:00Z" w16du:dateUtc="2026-08-21T17:05:00Z">
        <w:r>
          <w:rPr>
            <w:sz w:val="24"/>
            <w:szCs w:val="24"/>
          </w:rPr>
          <w:delText>age not being supported by</w:delText>
        </w:r>
      </w:del>
      <w:ins w:id="260" w:author="Authors" w:date="2026-08-21T10:05:00Z" w16du:dateUtc="2026-08-21T17:05:00Z">
        <w:r>
          <w:rPr>
            <w:sz w:val="24"/>
            <w:szCs w:val="24"/>
          </w:rPr>
          <w:t>label or model prediction. Of the disagreements,</w:t>
        </w:r>
      </w:ins>
      <w:r>
        <w:rPr>
          <w:sz w:val="24"/>
          <w:szCs w:val="24"/>
        </w:rPr>
        <w:t xml:space="preserve"> the reviewers</w:t>
      </w:r>
      <w:del w:id="261" w:author="Authors" w:date="2026-08-21T10:05:00Z" w16du:dateUtc="2026-08-21T17:05:00Z">
        <w:r>
          <w:rPr>
            <w:sz w:val="24"/>
            <w:szCs w:val="24"/>
          </w:rPr>
          <w:delText>, 29% due to an ambiguous pattern,</w:delText>
        </w:r>
      </w:del>
      <w:ins w:id="262" w:author="Authors" w:date="2026-08-21T10:05:00Z" w16du:dateUtc="2026-08-21T17:05:00Z">
        <w:r>
          <w:rPr>
            <w:sz w:val="24"/>
            <w:szCs w:val="24"/>
          </w:rPr>
          <w:t xml:space="preserve"> supported the original age for 103 (39.6%) cases</w:t>
        </w:r>
      </w:ins>
      <w:r>
        <w:rPr>
          <w:sz w:val="24"/>
          <w:szCs w:val="24"/>
        </w:rPr>
        <w:t xml:space="preserve"> and </w:t>
      </w:r>
      <w:del w:id="263" w:author="Authors" w:date="2026-08-21T10:05:00Z" w16du:dateUtc="2026-08-21T17:05:00Z">
        <w:r>
          <w:rPr>
            <w:sz w:val="24"/>
            <w:szCs w:val="24"/>
          </w:rPr>
          <w:delText>2% due to processing error.</w:delText>
        </w:r>
      </w:del>
      <w:ins w:id="264" w:author="Authors" w:date="2026-08-21T10:05:00Z" w16du:dateUtc="2026-08-21T17:05:00Z">
        <w:r>
          <w:rPr>
            <w:sz w:val="24"/>
            <w:szCs w:val="24"/>
          </w:rPr>
          <w:t>the model age in 76 (29.2%) cases.</w:t>
        </w:r>
      </w:ins>
      <w:r>
        <w:rPr>
          <w:sz w:val="24"/>
          <w:szCs w:val="24"/>
        </w:rPr>
        <w:t xml:space="preserve"> Additionally, </w:t>
      </w:r>
      <w:del w:id="265" w:author="Authors" w:date="2026-08-21T10:05:00Z" w16du:dateUtc="2026-08-21T17:05:00Z">
        <w:r>
          <w:rPr>
            <w:sz w:val="24"/>
            <w:szCs w:val="24"/>
          </w:rPr>
          <w:delText>the ambiguous patterns</w:delText>
        </w:r>
      </w:del>
      <w:ins w:id="266" w:author="Authors" w:date="2026-08-21T10:05:00Z" w16du:dateUtc="2026-08-21T17:05:00Z">
        <w:r>
          <w:rPr>
            <w:sz w:val="24"/>
            <w:szCs w:val="24"/>
          </w:rPr>
          <w:t>75 (28.8%)</w:t>
        </w:r>
      </w:ins>
      <w:r>
        <w:rPr>
          <w:sz w:val="24"/>
          <w:szCs w:val="24"/>
        </w:rPr>
        <w:t xml:space="preserve"> </w:t>
      </w:r>
      <w:proofErr w:type="gramStart"/>
      <w:r>
        <w:rPr>
          <w:sz w:val="24"/>
          <w:szCs w:val="24"/>
        </w:rPr>
        <w:t>were</w:t>
      </w:r>
      <w:proofErr w:type="gramEnd"/>
      <w:r>
        <w:rPr>
          <w:sz w:val="24"/>
          <w:szCs w:val="24"/>
        </w:rPr>
        <w:t xml:space="preserve"> </w:t>
      </w:r>
      <w:del w:id="267" w:author="Authors" w:date="2026-08-21T10:05:00Z" w16du:dateUtc="2026-08-21T17:05:00Z">
        <w:r>
          <w:rPr>
            <w:sz w:val="24"/>
            <w:szCs w:val="24"/>
          </w:rPr>
          <w:delText>disproportionately high in ages</w:delText>
        </w:r>
      </w:del>
      <w:ins w:id="268" w:author="Authors" w:date="2026-08-21T10:05:00Z" w16du:dateUtc="2026-08-21T17:05:00Z">
        <w:r>
          <w:rPr>
            <w:sz w:val="24"/>
            <w:szCs w:val="24"/>
          </w:rPr>
          <w:t>classified as ambiguous,</w:t>
        </w:r>
      </w:ins>
      <w:r>
        <w:rPr>
          <w:sz w:val="24"/>
          <w:szCs w:val="24"/>
        </w:rPr>
        <w:t xml:space="preserve"> 5 (</w:t>
      </w:r>
      <w:del w:id="269" w:author="Authors" w:date="2026-08-21T10:05:00Z" w16du:dateUtc="2026-08-21T17:05:00Z">
        <w:r>
          <w:rPr>
            <w:sz w:val="24"/>
            <w:szCs w:val="24"/>
          </w:rPr>
          <w:delText>38%)</w:delText>
        </w:r>
      </w:del>
      <w:ins w:id="270" w:author="Authors" w:date="2026-08-21T10:05:00Z" w16du:dateUtc="2026-08-21T17:05:00Z">
        <w:r>
          <w:rPr>
            <w:sz w:val="24"/>
            <w:szCs w:val="24"/>
          </w:rPr>
          <w:t>1.9%) as processing errors,</w:t>
        </w:r>
      </w:ins>
      <w:r>
        <w:rPr>
          <w:sz w:val="24"/>
          <w:szCs w:val="24"/>
        </w:rPr>
        <w:t xml:space="preserve"> and </w:t>
      </w:r>
      <w:del w:id="271" w:author="Authors" w:date="2026-08-21T10:05:00Z" w16du:dateUtc="2026-08-21T17:05:00Z">
        <w:r>
          <w:rPr>
            <w:sz w:val="24"/>
            <w:szCs w:val="24"/>
          </w:rPr>
          <w:delText>6 (</w:delText>
        </w:r>
      </w:del>
      <w:ins w:id="272" w:author="Authors" w:date="2026-08-21T10:05:00Z" w16du:dateUtc="2026-08-21T17:05:00Z">
        <w:r>
          <w:rPr>
            <w:sz w:val="24"/>
            <w:szCs w:val="24"/>
          </w:rPr>
          <w:t xml:space="preserve">in 1 (0.4%) neither age was supported. Ambiguous classifications were more common in older age classes, occurring in 34.8% for age 5 and </w:t>
        </w:r>
      </w:ins>
      <w:r>
        <w:rPr>
          <w:sz w:val="24"/>
          <w:szCs w:val="24"/>
        </w:rPr>
        <w:t>63</w:t>
      </w:r>
      <w:del w:id="273" w:author="Authors" w:date="2026-08-21T10:05:00Z" w16du:dateUtc="2026-08-21T17:05:00Z">
        <w:r>
          <w:rPr>
            <w:sz w:val="24"/>
            <w:szCs w:val="24"/>
          </w:rPr>
          <w:delText>%) images</w:delText>
        </w:r>
      </w:del>
      <w:ins w:id="274" w:author="Authors" w:date="2026-08-21T10:05:00Z" w16du:dateUtc="2026-08-21T17:05:00Z">
        <w:r>
          <w:rPr>
            <w:sz w:val="24"/>
            <w:szCs w:val="24"/>
          </w:rPr>
          <w:t>.2% for age 6. Combined, those two age classes accounted for 57.3% of all ambiguous cases</w:t>
        </w:r>
      </w:ins>
      <w:r>
        <w:rPr>
          <w:sz w:val="24"/>
          <w:szCs w:val="24"/>
        </w:rPr>
        <w:t xml:space="preserve"> (Table </w:t>
      </w:r>
      <w:del w:id="275" w:author="Authors" w:date="2026-08-21T10:05:00Z" w16du:dateUtc="2026-08-21T17:05:00Z">
        <w:r>
          <w:rPr>
            <w:sz w:val="24"/>
            <w:szCs w:val="24"/>
          </w:rPr>
          <w:delText>2</w:delText>
        </w:r>
      </w:del>
      <w:ins w:id="276" w:author="Authors" w:date="2026-08-21T10:05:00Z" w16du:dateUtc="2026-08-21T17:05:00Z">
        <w:r>
          <w:rPr>
            <w:sz w:val="24"/>
            <w:szCs w:val="24"/>
          </w:rPr>
          <w:t>1</w:t>
        </w:r>
      </w:ins>
      <w:r>
        <w:rPr>
          <w:sz w:val="24"/>
          <w:szCs w:val="24"/>
        </w:rPr>
        <w:t xml:space="preserve">). This resulted in seemingly low performance of the model on age 5 NSRAA scales (42.9%) and age 6 NOAA scales (50%). </w:t>
      </w:r>
    </w:p>
    <w:p w14:paraId="00000040" w14:textId="77777777" w:rsidR="009F02E6" w:rsidRDefault="00000000">
      <w:pPr>
        <w:spacing w:line="480" w:lineRule="auto"/>
        <w:jc w:val="left"/>
        <w:rPr>
          <w:sz w:val="24"/>
          <w:szCs w:val="24"/>
        </w:rPr>
      </w:pPr>
      <w:r>
        <w:rPr>
          <w:sz w:val="24"/>
          <w:szCs w:val="24"/>
        </w:rPr>
        <w:t xml:space="preserve">When stratifying by image preprocessing method, the results were uneven (Table </w:t>
      </w:r>
      <w:del w:id="277" w:author="Authors" w:date="2026-08-21T10:05:00Z" w16du:dateUtc="2026-08-21T17:05:00Z">
        <w:r>
          <w:rPr>
            <w:sz w:val="24"/>
            <w:szCs w:val="24"/>
          </w:rPr>
          <w:delText>2</w:delText>
        </w:r>
      </w:del>
      <w:ins w:id="278" w:author="Authors" w:date="2026-08-21T10:05:00Z" w16du:dateUtc="2026-08-21T17:05:00Z">
        <w:r>
          <w:rPr>
            <w:sz w:val="24"/>
            <w:szCs w:val="24"/>
          </w:rPr>
          <w:t>1</w:t>
        </w:r>
      </w:ins>
      <w:r>
        <w:rPr>
          <w:sz w:val="24"/>
          <w:szCs w:val="24"/>
        </w:rPr>
        <w:t xml:space="preserve">). For SAM processed images, there were </w:t>
      </w:r>
      <w:del w:id="279" w:author="Authors" w:date="2026-08-21T10:05:00Z" w16du:dateUtc="2026-08-21T17:05:00Z">
        <w:r>
          <w:rPr>
            <w:sz w:val="24"/>
            <w:szCs w:val="24"/>
          </w:rPr>
          <w:delText>188</w:delText>
        </w:r>
      </w:del>
      <w:ins w:id="280" w:author="Authors" w:date="2026-08-21T10:05:00Z" w16du:dateUtc="2026-08-21T17:05:00Z">
        <w:r>
          <w:rPr>
            <w:sz w:val="24"/>
            <w:szCs w:val="24"/>
          </w:rPr>
          <w:t>186</w:t>
        </w:r>
      </w:ins>
      <w:r>
        <w:rPr>
          <w:sz w:val="24"/>
          <w:szCs w:val="24"/>
        </w:rPr>
        <w:t xml:space="preserve"> discrepancies between the model age and the original label. For the YOLO processed images, there were </w:t>
      </w:r>
      <w:del w:id="281" w:author="Authors" w:date="2026-08-21T10:05:00Z" w16du:dateUtc="2026-08-21T17:05:00Z">
        <w:r>
          <w:rPr>
            <w:sz w:val="24"/>
            <w:szCs w:val="24"/>
          </w:rPr>
          <w:delText>229</w:delText>
        </w:r>
      </w:del>
      <w:ins w:id="282" w:author="Authors" w:date="2026-08-21T10:05:00Z" w16du:dateUtc="2026-08-21T17:05:00Z">
        <w:r>
          <w:rPr>
            <w:sz w:val="24"/>
            <w:szCs w:val="24"/>
          </w:rPr>
          <w:t>227</w:t>
        </w:r>
      </w:ins>
      <w:r>
        <w:rPr>
          <w:sz w:val="24"/>
          <w:szCs w:val="24"/>
        </w:rPr>
        <w:t xml:space="preserve"> discrepancies, with an overlap of </w:t>
      </w:r>
      <w:del w:id="283" w:author="Authors" w:date="2026-08-21T10:05:00Z" w16du:dateUtc="2026-08-21T17:05:00Z">
        <w:r>
          <w:rPr>
            <w:sz w:val="24"/>
            <w:szCs w:val="24"/>
          </w:rPr>
          <w:delText>155</w:delText>
        </w:r>
      </w:del>
      <w:ins w:id="284" w:author="Authors" w:date="2026-08-21T10:05:00Z" w16du:dateUtc="2026-08-21T17:05:00Z">
        <w:r>
          <w:rPr>
            <w:sz w:val="24"/>
            <w:szCs w:val="24"/>
          </w:rPr>
          <w:t>153</w:t>
        </w:r>
      </w:ins>
      <w:r>
        <w:rPr>
          <w:sz w:val="24"/>
          <w:szCs w:val="24"/>
        </w:rPr>
        <w:t xml:space="preserve"> images (Table </w:t>
      </w:r>
      <w:del w:id="285" w:author="Authors" w:date="2026-08-21T10:05:00Z" w16du:dateUtc="2026-08-21T17:05:00Z">
        <w:r>
          <w:rPr>
            <w:sz w:val="24"/>
            <w:szCs w:val="24"/>
          </w:rPr>
          <w:delText>2</w:delText>
        </w:r>
      </w:del>
      <w:ins w:id="286" w:author="Authors" w:date="2026-08-21T10:05:00Z" w16du:dateUtc="2026-08-21T17:05:00Z">
        <w:r>
          <w:rPr>
            <w:sz w:val="24"/>
            <w:szCs w:val="24"/>
          </w:rPr>
          <w:t>1</w:t>
        </w:r>
      </w:ins>
      <w:r>
        <w:rPr>
          <w:sz w:val="24"/>
          <w:szCs w:val="24"/>
        </w:rPr>
        <w:t xml:space="preserve">). The predicted ages from the SAM approach more closely aligned with the reviewers' age estimates than did the YOLO method. Of the </w:t>
      </w:r>
      <w:del w:id="287" w:author="Authors" w:date="2026-08-21T10:05:00Z" w16du:dateUtc="2026-08-21T17:05:00Z">
        <w:r>
          <w:rPr>
            <w:sz w:val="24"/>
            <w:szCs w:val="24"/>
          </w:rPr>
          <w:delText>188</w:delText>
        </w:r>
      </w:del>
      <w:ins w:id="288" w:author="Authors" w:date="2026-08-21T10:05:00Z" w16du:dateUtc="2026-08-21T17:05:00Z">
        <w:r>
          <w:rPr>
            <w:sz w:val="24"/>
            <w:szCs w:val="24"/>
          </w:rPr>
          <w:t>186</w:t>
        </w:r>
      </w:ins>
      <w:r>
        <w:rPr>
          <w:sz w:val="24"/>
          <w:szCs w:val="24"/>
        </w:rPr>
        <w:t xml:space="preserve"> discrepancies from the SAM approach, 71 (38%) of the model predicted ages agreed with the updated reviewers’ age estimates, whereas of the </w:t>
      </w:r>
      <w:del w:id="289" w:author="Authors" w:date="2026-08-21T10:05:00Z" w16du:dateUtc="2026-08-21T17:05:00Z">
        <w:r>
          <w:rPr>
            <w:sz w:val="24"/>
            <w:szCs w:val="24"/>
          </w:rPr>
          <w:delText>229</w:delText>
        </w:r>
      </w:del>
      <w:ins w:id="290" w:author="Authors" w:date="2026-08-21T10:05:00Z" w16du:dateUtc="2026-08-21T17:05:00Z">
        <w:r>
          <w:rPr>
            <w:sz w:val="24"/>
            <w:szCs w:val="24"/>
          </w:rPr>
          <w:t>227</w:t>
        </w:r>
      </w:ins>
      <w:r>
        <w:rPr>
          <w:sz w:val="24"/>
          <w:szCs w:val="24"/>
        </w:rPr>
        <w:t xml:space="preserve"> discrepancies using the YOLO method, 70 (31%) of the model ages matched the reviewers. </w:t>
      </w:r>
    </w:p>
    <w:p w14:paraId="00000041" w14:textId="77777777" w:rsidR="009F02E6" w:rsidRDefault="00000000">
      <w:pPr>
        <w:pStyle w:val="Heading3"/>
        <w:spacing w:line="480" w:lineRule="auto"/>
        <w:jc w:val="left"/>
      </w:pPr>
      <w:bookmarkStart w:id="291" w:name="_oorpbrnwcme7" w:colFirst="0" w:colLast="0"/>
      <w:bookmarkStart w:id="292" w:name="_rnj8b7mws8m9"/>
      <w:bookmarkEnd w:id="291"/>
      <w:bookmarkEnd w:id="292"/>
      <w:r>
        <w:lastRenderedPageBreak/>
        <w:t xml:space="preserve">Comparison with </w:t>
      </w:r>
      <w:r>
        <w:rPr>
          <w:highlight w:val="white"/>
        </w:rPr>
        <w:t xml:space="preserve">Vabø </w:t>
      </w:r>
      <w:r>
        <w:t>Model</w:t>
      </w:r>
    </w:p>
    <w:p w14:paraId="00000042" w14:textId="77777777" w:rsidR="009F02E6" w:rsidRDefault="00000000">
      <w:pPr>
        <w:spacing w:line="480" w:lineRule="auto"/>
        <w:rPr>
          <w:sz w:val="24"/>
          <w:szCs w:val="24"/>
        </w:rPr>
      </w:pPr>
      <w:r>
        <w:rPr>
          <w:sz w:val="24"/>
          <w:szCs w:val="24"/>
        </w:rPr>
        <w:t xml:space="preserve">The current benchmark model of EfficientNet-B4 was </w:t>
      </w:r>
      <w:del w:id="293" w:author="Authors" w:date="2026-08-21T10:05:00Z" w16du:dateUtc="2026-08-21T17:05:00Z">
        <w:r>
          <w:rPr>
            <w:sz w:val="24"/>
            <w:szCs w:val="24"/>
          </w:rPr>
          <w:delText>developed</w:delText>
        </w:r>
      </w:del>
      <w:ins w:id="294" w:author="Authors" w:date="2026-08-21T10:05:00Z" w16du:dateUtc="2026-08-21T17:05:00Z">
        <w:r>
          <w:rPr>
            <w:sz w:val="24"/>
            <w:szCs w:val="24"/>
          </w:rPr>
          <w:t>trained</w:t>
        </w:r>
      </w:ins>
      <w:r>
        <w:rPr>
          <w:sz w:val="24"/>
          <w:szCs w:val="24"/>
        </w:rPr>
        <w:t xml:space="preserve"> to infer multiple parameters from scale images of Atlantic salmon: sea age, river age, origin, and spawning history</w:t>
      </w:r>
      <w:del w:id="295" w:author="Authors" w:date="2026-08-21T10:05:00Z" w16du:dateUtc="2026-08-21T17:05:00Z">
        <w:r>
          <w:rPr>
            <w:sz w:val="24"/>
            <w:szCs w:val="24"/>
          </w:rPr>
          <w:delText>.</w:delText>
        </w:r>
      </w:del>
      <w:ins w:id="296" w:author="Authors" w:date="2026-08-21T10:05:00Z" w16du:dateUtc="2026-08-21T17:05:00Z">
        <w:r>
          <w:rPr>
            <w:sz w:val="24"/>
            <w:szCs w:val="24"/>
          </w:rPr>
          <w:t xml:space="preserve"> (Vabø et al. 2021).</w:t>
        </w:r>
      </w:ins>
      <w:r>
        <w:rPr>
          <w:sz w:val="24"/>
          <w:szCs w:val="24"/>
        </w:rPr>
        <w:t xml:space="preserve"> After </w:t>
      </w:r>
      <w:del w:id="297" w:author="Authors" w:date="2026-08-21T10:05:00Z" w16du:dateUtc="2026-08-21T17:05:00Z">
        <w:r>
          <w:rPr>
            <w:sz w:val="24"/>
            <w:szCs w:val="24"/>
          </w:rPr>
          <w:delText>training</w:delText>
        </w:r>
      </w:del>
      <w:ins w:id="298" w:author="Authors" w:date="2026-08-21T10:05:00Z" w16du:dateUtc="2026-08-21T17:05:00Z">
        <w:r>
          <w:rPr>
            <w:sz w:val="24"/>
            <w:szCs w:val="24"/>
          </w:rPr>
          <w:t>retraining</w:t>
        </w:r>
      </w:ins>
      <w:r>
        <w:rPr>
          <w:sz w:val="24"/>
          <w:szCs w:val="24"/>
        </w:rPr>
        <w:t xml:space="preserve"> this</w:t>
      </w:r>
      <w:del w:id="299" w:author="Authors" w:date="2026-08-21T10:05:00Z" w16du:dateUtc="2026-08-21T17:05:00Z">
        <w:r>
          <w:rPr>
            <w:sz w:val="24"/>
            <w:szCs w:val="24"/>
          </w:rPr>
          <w:delText xml:space="preserve"> benchmark</w:delText>
        </w:r>
      </w:del>
      <w:r>
        <w:rPr>
          <w:sz w:val="24"/>
          <w:szCs w:val="24"/>
        </w:rPr>
        <w:t xml:space="preserve"> model with the raw chum training dataset from this study, it yielded </w:t>
      </w:r>
      <w:del w:id="300" w:author="Authors" w:date="2026-08-21T10:05:00Z" w16du:dateUtc="2026-08-21T17:05:00Z">
        <w:r>
          <w:rPr>
            <w:sz w:val="24"/>
            <w:szCs w:val="24"/>
          </w:rPr>
          <w:delText xml:space="preserve">slightly </w:delText>
        </w:r>
      </w:del>
      <w:r>
        <w:rPr>
          <w:sz w:val="24"/>
          <w:szCs w:val="24"/>
        </w:rPr>
        <w:t xml:space="preserve">lower agreement (70.2%) </w:t>
      </w:r>
      <w:del w:id="301" w:author="Authors" w:date="2026-08-21T10:05:00Z" w16du:dateUtc="2026-08-21T17:05:00Z">
        <w:r>
          <w:rPr>
            <w:sz w:val="24"/>
            <w:szCs w:val="24"/>
          </w:rPr>
          <w:delText>in</w:delText>
        </w:r>
      </w:del>
      <w:r>
        <w:rPr>
          <w:sz w:val="24"/>
          <w:szCs w:val="24"/>
        </w:rPr>
        <w:t xml:space="preserve"> inferring chum salmon total age </w:t>
      </w:r>
      <w:del w:id="302" w:author="Authors" w:date="2026-08-21T10:05:00Z" w16du:dateUtc="2026-08-21T17:05:00Z">
        <w:r>
          <w:rPr>
            <w:sz w:val="24"/>
            <w:szCs w:val="24"/>
          </w:rPr>
          <w:delText>as</w:delText>
        </w:r>
      </w:del>
      <w:ins w:id="303" w:author="Authors" w:date="2026-08-21T10:05:00Z" w16du:dateUtc="2026-08-21T17:05:00Z">
        <w:r>
          <w:rPr>
            <w:sz w:val="24"/>
            <w:szCs w:val="24"/>
          </w:rPr>
          <w:t>than</w:t>
        </w:r>
      </w:ins>
      <w:r>
        <w:rPr>
          <w:sz w:val="24"/>
          <w:szCs w:val="24"/>
        </w:rPr>
        <w:t xml:space="preserve"> it did Atlantic salmon ocean age (87%; </w:t>
      </w:r>
      <w:r>
        <w:rPr>
          <w:i/>
          <w:iCs/>
          <w:sz w:val="24"/>
          <w:szCs w:val="24"/>
        </w:rPr>
        <w:t>n</w:t>
      </w:r>
      <w:r>
        <w:rPr>
          <w:sz w:val="24"/>
          <w:szCs w:val="24"/>
        </w:rPr>
        <w:t xml:space="preserve">=8286 training set). </w:t>
      </w:r>
      <w:del w:id="304" w:author="Authors" w:date="2026-08-21T10:05:00Z" w16du:dateUtc="2026-08-21T17:05:00Z">
        <w:r>
          <w:rPr>
            <w:sz w:val="24"/>
            <w:szCs w:val="24"/>
          </w:rPr>
          <w:delText xml:space="preserve">The overall performance of </w:delText>
        </w:r>
      </w:del>
      <w:r>
        <w:rPr>
          <w:sz w:val="24"/>
          <w:szCs w:val="24"/>
        </w:rPr>
        <w:t xml:space="preserve">The older EfficientNet-B4 model trained on raw chum salmon images </w:t>
      </w:r>
      <w:del w:id="305" w:author="Authors" w:date="2026-08-21T10:05:00Z" w16du:dateUtc="2026-08-21T17:05:00Z">
        <w:r>
          <w:rPr>
            <w:sz w:val="24"/>
            <w:szCs w:val="24"/>
          </w:rPr>
          <w:delText>was slightly worse than</w:delText>
        </w:r>
      </w:del>
      <w:ins w:id="306" w:author="Authors" w:date="2026-08-21T10:05:00Z" w16du:dateUtc="2026-08-21T17:05:00Z">
        <w:r>
          <w:rPr>
            <w:sz w:val="24"/>
            <w:szCs w:val="24"/>
          </w:rPr>
          <w:t>did not perform as well as</w:t>
        </w:r>
      </w:ins>
      <w:r>
        <w:rPr>
          <w:sz w:val="24"/>
          <w:szCs w:val="24"/>
        </w:rPr>
        <w:t xml:space="preserve"> the newer EfficientNetv2L model for both SAM and YOLO preprocessing (91.4% and 89.5%). The Atlantic salmon sea age predicted by the EfficientNet-B4 model achieved a MSE of 0.157, whereas the EfficientNetv2L model using the SAM and YOLO processed images, </w:t>
      </w:r>
      <w:del w:id="307" w:author="Authors" w:date="2026-08-21T10:05:00Z" w16du:dateUtc="2026-08-21T17:05:00Z">
        <w:r>
          <w:rPr>
            <w:sz w:val="24"/>
            <w:szCs w:val="24"/>
          </w:rPr>
          <w:delText>the test data</w:delText>
        </w:r>
      </w:del>
      <w:ins w:id="308" w:author="Authors" w:date="2026-08-21T10:05:00Z" w16du:dateUtc="2026-08-21T17:05:00Z">
        <w:r>
          <w:rPr>
            <w:sz w:val="24"/>
            <w:szCs w:val="24"/>
          </w:rPr>
          <w:t>yielded</w:t>
        </w:r>
      </w:ins>
      <w:r>
        <w:rPr>
          <w:sz w:val="24"/>
          <w:szCs w:val="24"/>
        </w:rPr>
        <w:t xml:space="preserve"> MSE </w:t>
      </w:r>
      <w:del w:id="309" w:author="Authors" w:date="2026-08-21T10:05:00Z" w16du:dateUtc="2026-08-21T17:05:00Z">
        <w:r>
          <w:rPr>
            <w:sz w:val="24"/>
            <w:szCs w:val="24"/>
          </w:rPr>
          <w:delText>was</w:delText>
        </w:r>
      </w:del>
      <w:ins w:id="310" w:author="Authors" w:date="2026-08-21T10:05:00Z" w16du:dateUtc="2026-08-21T17:05:00Z">
        <w:r>
          <w:rPr>
            <w:sz w:val="24"/>
            <w:szCs w:val="24"/>
          </w:rPr>
          <w:t>of</w:t>
        </w:r>
      </w:ins>
      <w:r>
        <w:rPr>
          <w:sz w:val="24"/>
          <w:szCs w:val="24"/>
        </w:rPr>
        <w:t xml:space="preserve"> 0.092</w:t>
      </w:r>
      <w:del w:id="311" w:author="Authors" w:date="2026-08-21T10:05:00Z" w16du:dateUtc="2026-08-21T17:05:00Z">
        <w:r>
          <w:rPr>
            <w:sz w:val="24"/>
            <w:szCs w:val="24"/>
          </w:rPr>
          <w:delText>,</w:delText>
        </w:r>
      </w:del>
      <w:r>
        <w:rPr>
          <w:sz w:val="24"/>
          <w:szCs w:val="24"/>
        </w:rPr>
        <w:t xml:space="preserve"> and 0.107</w:t>
      </w:r>
      <w:ins w:id="312" w:author="Authors" w:date="2026-08-21T10:05:00Z" w16du:dateUtc="2026-08-21T17:05:00Z">
        <w:r>
          <w:rPr>
            <w:sz w:val="24"/>
            <w:szCs w:val="24"/>
          </w:rPr>
          <w:t xml:space="preserve"> on the test data</w:t>
        </w:r>
      </w:ins>
      <w:r>
        <w:rPr>
          <w:sz w:val="24"/>
          <w:szCs w:val="24"/>
        </w:rPr>
        <w:t xml:space="preserve">, respectively. </w:t>
      </w:r>
    </w:p>
    <w:p w14:paraId="00000043" w14:textId="77777777" w:rsidR="009F02E6" w:rsidRDefault="00000000">
      <w:pPr>
        <w:pStyle w:val="Heading1"/>
        <w:spacing w:line="480" w:lineRule="auto"/>
        <w:jc w:val="left"/>
        <w:rPr>
          <w:color w:val="000000"/>
        </w:rPr>
      </w:pPr>
      <w:bookmarkStart w:id="313" w:name="_myym0xl2r44w" w:colFirst="0" w:colLast="0"/>
      <w:bookmarkStart w:id="314" w:name="_ovcvqln34o49"/>
      <w:bookmarkEnd w:id="313"/>
      <w:bookmarkEnd w:id="314"/>
      <w:r>
        <w:rPr>
          <w:color w:val="000000"/>
        </w:rPr>
        <w:t>Discussion</w:t>
      </w:r>
    </w:p>
    <w:p w14:paraId="00000044" w14:textId="77777777" w:rsidR="009F02E6" w:rsidRDefault="00000000">
      <w:pPr>
        <w:pStyle w:val="Heading2"/>
        <w:spacing w:line="480" w:lineRule="auto"/>
        <w:jc w:val="left"/>
        <w:rPr>
          <w:sz w:val="24"/>
          <w:szCs w:val="24"/>
        </w:rPr>
      </w:pPr>
      <w:bookmarkStart w:id="315" w:name="_sgu9829nw7ek" w:colFirst="0" w:colLast="0"/>
      <w:bookmarkStart w:id="316" w:name="_pjdmk2udrc1m"/>
      <w:bookmarkEnd w:id="315"/>
      <w:bookmarkEnd w:id="316"/>
      <w:r>
        <w:rPr>
          <w:color w:val="000000"/>
        </w:rPr>
        <w:t xml:space="preserve">Scale datasets </w:t>
      </w:r>
    </w:p>
    <w:p w14:paraId="00000045" w14:textId="77777777" w:rsidR="009F02E6" w:rsidRDefault="00000000">
      <w:pPr>
        <w:spacing w:line="480" w:lineRule="auto"/>
        <w:jc w:val="left"/>
        <w:rPr>
          <w:sz w:val="24"/>
          <w:szCs w:val="24"/>
        </w:rPr>
      </w:pPr>
      <w:r>
        <w:rPr>
          <w:sz w:val="24"/>
          <w:szCs w:val="24"/>
        </w:rPr>
        <w:t xml:space="preserve">In this study, we compiled a scale image archive of unprecedented size to </w:t>
      </w:r>
      <w:del w:id="317" w:author="Authors" w:date="2026-08-21T10:05:00Z" w16du:dateUtc="2026-08-21T17:05:00Z">
        <w:r>
          <w:rPr>
            <w:sz w:val="24"/>
            <w:szCs w:val="24"/>
          </w:rPr>
          <w:delText>demonstrate the value of</w:delText>
        </w:r>
      </w:del>
      <w:ins w:id="318" w:author="Authors" w:date="2026-08-21T10:05:00Z" w16du:dateUtc="2026-08-21T17:05:00Z">
        <w:r>
          <w:rPr>
            <w:sz w:val="24"/>
            <w:szCs w:val="24"/>
          </w:rPr>
          <w:t>develop a</w:t>
        </w:r>
      </w:ins>
      <w:r>
        <w:rPr>
          <w:sz w:val="24"/>
          <w:szCs w:val="24"/>
        </w:rPr>
        <w:t xml:space="preserve"> DL </w:t>
      </w:r>
      <w:ins w:id="319" w:author="Authors" w:date="2026-08-21T10:05:00Z" w16du:dateUtc="2026-08-21T17:05:00Z">
        <w:r>
          <w:rPr>
            <w:sz w:val="24"/>
            <w:szCs w:val="24"/>
          </w:rPr>
          <w:t xml:space="preserve">model </w:t>
        </w:r>
      </w:ins>
      <w:r>
        <w:rPr>
          <w:sz w:val="24"/>
          <w:szCs w:val="24"/>
        </w:rPr>
        <w:t xml:space="preserve">for </w:t>
      </w:r>
      <w:del w:id="320" w:author="Authors" w:date="2026-08-21T10:05:00Z" w16du:dateUtc="2026-08-21T17:05:00Z">
        <w:r>
          <w:rPr>
            <w:sz w:val="24"/>
            <w:szCs w:val="24"/>
          </w:rPr>
          <w:delText xml:space="preserve">increasing the throughput of </w:delText>
        </w:r>
      </w:del>
      <w:r>
        <w:rPr>
          <w:sz w:val="24"/>
          <w:szCs w:val="24"/>
        </w:rPr>
        <w:t xml:space="preserve">salmon scale age estimation. This labeled dataset of scale images is one of the largest for a Pacific salmon species with age estimates spanning multiple decades, regions, and life-history stages. Further, these images can provide the foundation for training other salmon species models through </w:t>
      </w:r>
      <w:del w:id="321" w:author="Authors" w:date="2026-08-21T10:05:00Z" w16du:dateUtc="2026-08-21T17:05:00Z">
        <w:r>
          <w:rPr>
            <w:sz w:val="24"/>
            <w:szCs w:val="24"/>
          </w:rPr>
          <w:delText>transferred</w:delText>
        </w:r>
      </w:del>
      <w:ins w:id="322" w:author="Authors" w:date="2026-08-21T10:05:00Z" w16du:dateUtc="2026-08-21T17:05:00Z">
        <w:r>
          <w:rPr>
            <w:sz w:val="24"/>
            <w:szCs w:val="24"/>
          </w:rPr>
          <w:t>transfer</w:t>
        </w:r>
      </w:ins>
      <w:r>
        <w:rPr>
          <w:sz w:val="24"/>
          <w:szCs w:val="24"/>
        </w:rPr>
        <w:t xml:space="preserve"> learning, as well as retraining the current DL models as new chum salmon data become available. Our effort also illustrates the potential to modernize the age estimation process to potentially accelerate the delivery of estimates for assessments and management, as well as </w:t>
      </w:r>
      <w:r>
        <w:rPr>
          <w:sz w:val="24"/>
          <w:szCs w:val="24"/>
          <w:highlight w:val="white"/>
        </w:rPr>
        <w:t xml:space="preserve">expanding sample sizes at </w:t>
      </w:r>
      <w:r>
        <w:rPr>
          <w:sz w:val="24"/>
          <w:szCs w:val="24"/>
          <w:highlight w:val="white"/>
        </w:rPr>
        <w:lastRenderedPageBreak/>
        <w:t>lower costs</w:t>
      </w:r>
      <w:r>
        <w:rPr>
          <w:sz w:val="24"/>
          <w:szCs w:val="24"/>
        </w:rPr>
        <w:t>. Integrating a DL workflow in a production laboratory alongside skilled personnel could</w:t>
      </w:r>
      <w:del w:id="323" w:author="Authors" w:date="2026-08-21T10:05:00Z" w16du:dateUtc="2026-08-21T17:05:00Z">
        <w:r>
          <w:rPr>
            <w:sz w:val="24"/>
            <w:szCs w:val="24"/>
          </w:rPr>
          <w:delText xml:space="preserve"> substantially</w:delText>
        </w:r>
      </w:del>
      <w:r>
        <w:rPr>
          <w:sz w:val="24"/>
          <w:szCs w:val="24"/>
        </w:rPr>
        <w:t xml:space="preserve"> increase the overall laboratory throughput and meet the rising demand for age data within limited time windows, as well as providing automated sample validation or an additional layer of QA/QC.</w:t>
      </w:r>
    </w:p>
    <w:p w14:paraId="00000046" w14:textId="77777777" w:rsidR="009F02E6" w:rsidRDefault="00000000">
      <w:pPr>
        <w:spacing w:line="480" w:lineRule="auto"/>
        <w:jc w:val="left"/>
        <w:rPr>
          <w:sz w:val="24"/>
          <w:szCs w:val="24"/>
        </w:rPr>
      </w:pPr>
      <w:r>
        <w:rPr>
          <w:sz w:val="24"/>
          <w:szCs w:val="24"/>
        </w:rPr>
        <w:t xml:space="preserve">CNN model performance is largely dictated by creating and training on </w:t>
      </w:r>
      <w:proofErr w:type="gramStart"/>
      <w:r>
        <w:rPr>
          <w:sz w:val="24"/>
          <w:szCs w:val="24"/>
        </w:rPr>
        <w:t>large labeled</w:t>
      </w:r>
      <w:proofErr w:type="gramEnd"/>
      <w:r>
        <w:rPr>
          <w:sz w:val="24"/>
          <w:szCs w:val="24"/>
        </w:rPr>
        <w:t xml:space="preserve"> datasets. Although few studies have tried to estimate expected model performance based on the number of images in each class of a dataset (Cho et al. 2016; Shahinfar et al. 2020), the </w:t>
      </w:r>
      <w:proofErr w:type="gramStart"/>
      <w:r>
        <w:rPr>
          <w:sz w:val="24"/>
          <w:szCs w:val="24"/>
        </w:rPr>
        <w:t>general consensus</w:t>
      </w:r>
      <w:proofErr w:type="gramEnd"/>
      <w:r>
        <w:rPr>
          <w:sz w:val="24"/>
          <w:szCs w:val="24"/>
        </w:rPr>
        <w:t xml:space="preserve"> is that more data are always better. We created a database of chum salmon scale images of all age classes that spans most of the </w:t>
      </w:r>
      <w:r>
        <w:rPr>
          <w:sz w:val="24"/>
          <w:szCs w:val="24"/>
          <w:highlight w:val="white"/>
        </w:rPr>
        <w:t>Pacific Northwest and Alaska</w:t>
      </w:r>
      <w:r>
        <w:rPr>
          <w:sz w:val="24"/>
          <w:szCs w:val="24"/>
        </w:rPr>
        <w:t>. Despite efforts to balance representation of all chum salmon ages, extensive age class imbalance exists in the dataset. This class imbalance led to poor model performance when estimating age of under-represented age classes (ages 2</w:t>
      </w:r>
      <w:del w:id="324" w:author="Authors" w:date="2026-08-21T10:05:00Z" w16du:dateUtc="2026-08-21T17:05:00Z">
        <w:r>
          <w:rPr>
            <w:sz w:val="24"/>
            <w:szCs w:val="24"/>
          </w:rPr>
          <w:delText>, 6, and 7), except for age-1 fish.</w:delText>
        </w:r>
      </w:del>
      <w:ins w:id="325" w:author="Authors" w:date="2026-08-21T10:05:00Z" w16du:dateUtc="2026-08-21T17:05:00Z">
        <w:r>
          <w:rPr>
            <w:sz w:val="24"/>
            <w:szCs w:val="24"/>
          </w:rPr>
          <w:t xml:space="preserve"> and 6), except for age-1 fish. </w:t>
        </w:r>
        <w:r>
          <w:rPr>
            <w:sz w:val="24"/>
            <w:szCs w:val="24"/>
            <w:highlight w:val="white"/>
          </w:rPr>
          <w:t xml:space="preserve">The simplicity of the growth pattern in age-1 fish, wide-spaced summer </w:t>
        </w:r>
        <w:proofErr w:type="spellStart"/>
        <w:r>
          <w:rPr>
            <w:sz w:val="24"/>
            <w:szCs w:val="24"/>
            <w:highlight w:val="white"/>
          </w:rPr>
          <w:t>circuli</w:t>
        </w:r>
        <w:proofErr w:type="spellEnd"/>
        <w:r>
          <w:rPr>
            <w:sz w:val="24"/>
            <w:szCs w:val="24"/>
            <w:highlight w:val="white"/>
          </w:rPr>
          <w:t xml:space="preserve"> and only one compression event (winter) near the outer margin of the scale, was likely easily distinguished by the model (Figure S2).</w:t>
        </w:r>
      </w:ins>
      <w:r>
        <w:rPr>
          <w:sz w:val="24"/>
          <w:szCs w:val="24"/>
          <w:highlight w:val="white"/>
        </w:rPr>
        <w:t xml:space="preserve"> </w:t>
      </w:r>
      <w:r>
        <w:rPr>
          <w:sz w:val="24"/>
          <w:szCs w:val="24"/>
        </w:rPr>
        <w:t xml:space="preserve">Under-represented age classes were encountered infrequently enough (less than 1% of our total dataset) that their </w:t>
      </w:r>
      <w:proofErr w:type="spellStart"/>
      <w:r>
        <w:rPr>
          <w:sz w:val="24"/>
          <w:szCs w:val="24"/>
        </w:rPr>
        <w:t>miscategorization</w:t>
      </w:r>
      <w:proofErr w:type="spellEnd"/>
      <w:r>
        <w:rPr>
          <w:sz w:val="24"/>
          <w:szCs w:val="24"/>
        </w:rPr>
        <w:t xml:space="preserve"> by the DL models may be acceptable in management. Improved performance is expected as additional images become available for these age classes and models are updated.</w:t>
      </w:r>
    </w:p>
    <w:p w14:paraId="00000047" w14:textId="77777777" w:rsidR="009F02E6" w:rsidRDefault="00000000">
      <w:pPr>
        <w:spacing w:line="480" w:lineRule="auto"/>
        <w:jc w:val="left"/>
        <w:rPr>
          <w:sz w:val="24"/>
          <w:szCs w:val="24"/>
        </w:rPr>
      </w:pPr>
      <w:r>
        <w:rPr>
          <w:sz w:val="24"/>
          <w:szCs w:val="24"/>
        </w:rPr>
        <w:t xml:space="preserve">The quality of scale images varied by agency due to differences in image capture technology as well as differences in fish condition when scales were collected. Salmon caught at sea in trawl nets were typically in poorer shape than those collected in nearshore fisheries. This is because scales from the preferred zones on the </w:t>
      </w:r>
      <w:del w:id="326" w:author="Authors" w:date="2026-08-21T10:05:00Z" w16du:dateUtc="2026-08-21T17:05:00Z">
        <w:r>
          <w:rPr>
            <w:sz w:val="24"/>
            <w:szCs w:val="24"/>
          </w:rPr>
          <w:delText>fish</w:delText>
        </w:r>
      </w:del>
      <w:ins w:id="327" w:author="Authors" w:date="2026-08-21T10:05:00Z" w16du:dateUtc="2026-08-21T17:05:00Z">
        <w:r>
          <w:rPr>
            <w:sz w:val="24"/>
            <w:szCs w:val="24"/>
          </w:rPr>
          <w:t>fish’s body</w:t>
        </w:r>
      </w:ins>
      <w:r>
        <w:rPr>
          <w:sz w:val="24"/>
          <w:szCs w:val="24"/>
        </w:rPr>
        <w:t xml:space="preserve"> are usually lost during capture in trawl fisheries. The use of the Laplacian score to filter out lower quality images from the NOAA </w:t>
      </w:r>
      <w:r>
        <w:rPr>
          <w:sz w:val="24"/>
          <w:szCs w:val="24"/>
        </w:rPr>
        <w:lastRenderedPageBreak/>
        <w:t xml:space="preserve">collection was important for developing models. The combination of poorer scale conditions at time of sampling with use of the older technology to capture </w:t>
      </w:r>
      <w:proofErr w:type="gramStart"/>
      <w:r>
        <w:rPr>
          <w:sz w:val="24"/>
          <w:szCs w:val="24"/>
        </w:rPr>
        <w:t>images,</w:t>
      </w:r>
      <w:proofErr w:type="gramEnd"/>
      <w:r>
        <w:rPr>
          <w:sz w:val="24"/>
          <w:szCs w:val="24"/>
        </w:rPr>
        <w:t xml:space="preserve"> may explain the marginally lower age inference performance for the NOAA collections. One benefit of heterogeneity in image quality and image capture protocols within the training dataset is that it will likely aid in the generalization of these models to other projects with similar constraints; however, filtering of very poor images may be required before </w:t>
      </w:r>
      <w:del w:id="328" w:author="Authors" w:date="2026-08-21T10:05:00Z" w16du:dateUtc="2026-08-21T17:05:00Z">
        <w:r>
          <w:rPr>
            <w:sz w:val="24"/>
            <w:szCs w:val="24"/>
          </w:rPr>
          <w:delText>model execution.</w:delText>
        </w:r>
      </w:del>
      <w:ins w:id="329" w:author="Authors" w:date="2026-08-21T10:05:00Z" w16du:dateUtc="2026-08-21T17:05:00Z">
        <w:r>
          <w:rPr>
            <w:sz w:val="24"/>
            <w:szCs w:val="24"/>
          </w:rPr>
          <w:t>generating age estimates.</w:t>
        </w:r>
      </w:ins>
      <w:r>
        <w:rPr>
          <w:sz w:val="24"/>
          <w:szCs w:val="24"/>
        </w:rPr>
        <w:t xml:space="preserve"> </w:t>
      </w:r>
    </w:p>
    <w:p w14:paraId="00000048" w14:textId="77777777" w:rsidR="009F02E6" w:rsidRDefault="00000000">
      <w:pPr>
        <w:pStyle w:val="Heading2"/>
        <w:spacing w:line="480" w:lineRule="auto"/>
        <w:jc w:val="left"/>
        <w:rPr>
          <w:sz w:val="24"/>
          <w:szCs w:val="24"/>
        </w:rPr>
      </w:pPr>
      <w:bookmarkStart w:id="330" w:name="_5t3345pv63n5" w:colFirst="0" w:colLast="0"/>
      <w:bookmarkStart w:id="331" w:name="_xn5s1jwszcua"/>
      <w:bookmarkEnd w:id="330"/>
      <w:bookmarkEnd w:id="331"/>
      <w:r>
        <w:rPr>
          <w:color w:val="000000"/>
        </w:rPr>
        <w:t>CNN Models</w:t>
      </w:r>
    </w:p>
    <w:p w14:paraId="00000049" w14:textId="77777777" w:rsidR="009F02E6" w:rsidRDefault="00000000">
      <w:pPr>
        <w:spacing w:line="480" w:lineRule="auto"/>
        <w:jc w:val="left"/>
        <w:rPr>
          <w:sz w:val="24"/>
          <w:szCs w:val="24"/>
        </w:rPr>
      </w:pPr>
      <w:r>
        <w:rPr>
          <w:sz w:val="24"/>
          <w:szCs w:val="24"/>
        </w:rPr>
        <w:t xml:space="preserve">We developed an ensemble of CNN models to estimate the age of chum salmon from images of acetate scale impressions. Rounded regression estimates of age had high concordance with the original label and in some cases identified issues in the original label. The ensemble model, combining estimates from EfficientNetV2L, </w:t>
      </w:r>
      <w:proofErr w:type="spellStart"/>
      <w:r>
        <w:rPr>
          <w:sz w:val="24"/>
          <w:szCs w:val="24"/>
        </w:rPr>
        <w:t>NASNetLarge</w:t>
      </w:r>
      <w:proofErr w:type="spellEnd"/>
      <w:r>
        <w:rPr>
          <w:sz w:val="24"/>
          <w:szCs w:val="24"/>
        </w:rPr>
        <w:t xml:space="preserve">, and </w:t>
      </w:r>
      <w:proofErr w:type="spellStart"/>
      <w:r>
        <w:rPr>
          <w:sz w:val="24"/>
          <w:szCs w:val="24"/>
        </w:rPr>
        <w:t>ConvNeXtLarge</w:t>
      </w:r>
      <w:proofErr w:type="spellEnd"/>
      <w:r>
        <w:rPr>
          <w:sz w:val="24"/>
          <w:szCs w:val="24"/>
        </w:rPr>
        <w:t xml:space="preserve">, yielded greater agreement between estimates and labels than did individual models. Moreover, employing two training phases fine-tuned the models and yielded slightly improved performance. Applying </w:t>
      </w:r>
      <w:del w:id="332" w:author="Authors" w:date="2026-08-21T10:05:00Z" w16du:dateUtc="2026-08-21T17:05:00Z">
        <w:r>
          <w:rPr>
            <w:sz w:val="24"/>
            <w:szCs w:val="24"/>
          </w:rPr>
          <w:delText>transferred</w:delText>
        </w:r>
      </w:del>
      <w:ins w:id="333" w:author="Authors" w:date="2026-08-21T10:05:00Z" w16du:dateUtc="2026-08-21T17:05:00Z">
        <w:r>
          <w:rPr>
            <w:sz w:val="24"/>
            <w:szCs w:val="24"/>
          </w:rPr>
          <w:t>transfer</w:t>
        </w:r>
      </w:ins>
      <w:r>
        <w:rPr>
          <w:sz w:val="24"/>
          <w:szCs w:val="24"/>
        </w:rPr>
        <w:t xml:space="preserve"> learning and freezing a portion of the network in the first phase, then unfreezing the entire network and resuming training further optimized performance. However, this approach can destabilize the models, as observed with both EfficientNetV2L and </w:t>
      </w:r>
      <w:proofErr w:type="spellStart"/>
      <w:r>
        <w:rPr>
          <w:sz w:val="24"/>
          <w:szCs w:val="24"/>
        </w:rPr>
        <w:t>NASNetLarge</w:t>
      </w:r>
      <w:proofErr w:type="spellEnd"/>
      <w:r>
        <w:rPr>
          <w:sz w:val="24"/>
          <w:szCs w:val="24"/>
        </w:rPr>
        <w:t xml:space="preserve"> trained on YOLO images, although the models quickly recovered. In our study, two-phase training provided modest but critical gains. Additionally, the ensemble of models with two training phases represented an improvement over previous work (Vabø et al. 2021).</w:t>
      </w:r>
    </w:p>
    <w:p w14:paraId="0000004A" w14:textId="77777777" w:rsidR="009F02E6" w:rsidRDefault="00000000">
      <w:pPr>
        <w:spacing w:line="480" w:lineRule="auto"/>
        <w:jc w:val="left"/>
        <w:rPr>
          <w:sz w:val="24"/>
          <w:szCs w:val="24"/>
        </w:rPr>
      </w:pPr>
      <w:r>
        <w:rPr>
          <w:sz w:val="24"/>
          <w:szCs w:val="24"/>
        </w:rPr>
        <w:t xml:space="preserve">Preprocessing steps that remove background noise in the image around the scale increased model performance. The SAM, which </w:t>
      </w:r>
      <w:del w:id="334" w:author="Authors" w:date="2026-08-21T10:05:00Z" w16du:dateUtc="2026-08-21T17:05:00Z">
        <w:r>
          <w:rPr>
            <w:sz w:val="24"/>
            <w:szCs w:val="24"/>
          </w:rPr>
          <w:delText>excluded all but</w:delText>
        </w:r>
      </w:del>
      <w:ins w:id="335" w:author="Authors" w:date="2026-08-21T10:05:00Z" w16du:dateUtc="2026-08-21T17:05:00Z">
        <w:r>
          <w:rPr>
            <w:sz w:val="24"/>
            <w:szCs w:val="24"/>
          </w:rPr>
          <w:t>removed</w:t>
        </w:r>
      </w:ins>
      <w:r>
        <w:rPr>
          <w:sz w:val="24"/>
          <w:szCs w:val="24"/>
        </w:rPr>
        <w:t xml:space="preserve"> the </w:t>
      </w:r>
      <w:del w:id="336" w:author="Authors" w:date="2026-08-21T10:05:00Z" w16du:dateUtc="2026-08-21T17:05:00Z">
        <w:r>
          <w:rPr>
            <w:sz w:val="24"/>
            <w:szCs w:val="24"/>
          </w:rPr>
          <w:delText xml:space="preserve">ridged posterior margin </w:delText>
        </w:r>
        <w:r>
          <w:rPr>
            <w:sz w:val="24"/>
            <w:szCs w:val="24"/>
          </w:rPr>
          <w:lastRenderedPageBreak/>
          <w:delText>of</w:delText>
        </w:r>
      </w:del>
      <w:ins w:id="337" w:author="Authors" w:date="2026-08-21T10:05:00Z" w16du:dateUtc="2026-08-21T17:05:00Z">
        <w:r>
          <w:rPr>
            <w:sz w:val="24"/>
            <w:szCs w:val="24"/>
          </w:rPr>
          <w:t>background surrounding</w:t>
        </w:r>
      </w:ins>
      <w:r>
        <w:rPr>
          <w:sz w:val="24"/>
          <w:szCs w:val="24"/>
        </w:rPr>
        <w:t xml:space="preserve"> the scale, performed better than the YOLO model that produced square-cropped output but retained background noise around the scale. However, the SAM process in extremely rare </w:t>
      </w:r>
      <w:del w:id="338" w:author="Authors" w:date="2026-08-21T10:05:00Z" w16du:dateUtc="2026-08-21T17:05:00Z">
        <w:r>
          <w:rPr>
            <w:sz w:val="24"/>
            <w:szCs w:val="24"/>
          </w:rPr>
          <w:delText>instance</w:delText>
        </w:r>
      </w:del>
      <w:ins w:id="339" w:author="Authors" w:date="2026-08-21T10:05:00Z" w16du:dateUtc="2026-08-21T17:05:00Z">
        <w:r>
          <w:rPr>
            <w:sz w:val="24"/>
            <w:szCs w:val="24"/>
          </w:rPr>
          <w:t>instances</w:t>
        </w:r>
      </w:ins>
      <w:r>
        <w:rPr>
          <w:sz w:val="24"/>
          <w:szCs w:val="24"/>
        </w:rPr>
        <w:t xml:space="preserve"> either cropped out the entire scale or excluded a sliver of the scale edge</w:t>
      </w:r>
      <w:del w:id="340" w:author="Authors" w:date="2026-08-21T10:05:00Z" w16du:dateUtc="2026-08-21T17:05:00Z">
        <w:r>
          <w:rPr>
            <w:sz w:val="24"/>
            <w:szCs w:val="24"/>
          </w:rPr>
          <w:delText>, which is</w:delText>
        </w:r>
      </w:del>
      <w:ins w:id="341" w:author="Authors" w:date="2026-08-21T10:05:00Z" w16du:dateUtc="2026-08-21T17:05:00Z">
        <w:r>
          <w:rPr>
            <w:sz w:val="24"/>
            <w:szCs w:val="24"/>
          </w:rPr>
          <w:t xml:space="preserve"> that can be</w:t>
        </w:r>
      </w:ins>
      <w:r>
        <w:rPr>
          <w:sz w:val="24"/>
          <w:szCs w:val="24"/>
        </w:rPr>
        <w:t xml:space="preserve"> important for manual scale age estimation, particularly for scales exhibiting complex patterns (</w:t>
      </w:r>
      <w:r>
        <w:rPr>
          <w:i/>
          <w:iCs/>
          <w:sz w:val="24"/>
          <w:szCs w:val="24"/>
        </w:rPr>
        <w:t>e.g.,</w:t>
      </w:r>
      <w:r>
        <w:rPr>
          <w:sz w:val="24"/>
          <w:szCs w:val="24"/>
        </w:rPr>
        <w:t xml:space="preserve"> Chinook salmon scales with resorption; MacLellan and Gillespie 2015). YOLO preprocessing, with only marginally lower performance than SAM, may be preferable in those cases. </w:t>
      </w:r>
    </w:p>
    <w:p w14:paraId="0000004B" w14:textId="77777777" w:rsidR="009F02E6" w:rsidRDefault="00000000">
      <w:pPr>
        <w:spacing w:before="240" w:after="240" w:line="480" w:lineRule="auto"/>
        <w:jc w:val="left"/>
        <w:rPr>
          <w:sz w:val="24"/>
          <w:szCs w:val="24"/>
        </w:rPr>
      </w:pPr>
      <w:r>
        <w:rPr>
          <w:sz w:val="24"/>
          <w:szCs w:val="24"/>
        </w:rPr>
        <w:t xml:space="preserve">Manual age estimation requires a degree of subjectivity </w:t>
      </w:r>
      <w:r>
        <w:rPr>
          <w:sz w:val="24"/>
          <w:szCs w:val="24"/>
          <w:highlight w:val="white"/>
        </w:rPr>
        <w:t xml:space="preserve">(Boehlert 1985) that is </w:t>
      </w:r>
      <w:r>
        <w:rPr>
          <w:sz w:val="24"/>
          <w:szCs w:val="24"/>
        </w:rPr>
        <w:t>largely influenced by the complexity of the growth pattern (McNicol and MacLellan 2010; Harris 2020) or by the scale condition</w:t>
      </w:r>
      <w:r>
        <w:rPr>
          <w:sz w:val="24"/>
          <w:szCs w:val="24"/>
          <w:highlight w:val="white"/>
        </w:rPr>
        <w:t xml:space="preserve">. Interpreting scale </w:t>
      </w:r>
      <w:proofErr w:type="gramStart"/>
      <w:r>
        <w:rPr>
          <w:sz w:val="24"/>
          <w:szCs w:val="24"/>
          <w:highlight w:val="white"/>
        </w:rPr>
        <w:t>condition</w:t>
      </w:r>
      <w:proofErr w:type="gramEnd"/>
      <w:r>
        <w:rPr>
          <w:sz w:val="24"/>
          <w:szCs w:val="24"/>
          <w:highlight w:val="white"/>
        </w:rPr>
        <w:t xml:space="preserve">(s) is fundamental in the age assignment process. Checks, regeneration, and resorption (Figure </w:t>
      </w:r>
      <w:del w:id="342" w:author="Authors" w:date="2026-08-21T10:05:00Z" w16du:dateUtc="2026-08-21T17:05:00Z">
        <w:r>
          <w:rPr>
            <w:sz w:val="24"/>
            <w:szCs w:val="24"/>
            <w:highlight w:val="white"/>
          </w:rPr>
          <w:delText>S2</w:delText>
        </w:r>
      </w:del>
      <w:ins w:id="343" w:author="Authors" w:date="2026-08-21T10:05:00Z" w16du:dateUtc="2026-08-21T17:05:00Z">
        <w:r>
          <w:rPr>
            <w:sz w:val="24"/>
            <w:szCs w:val="24"/>
            <w:highlight w:val="white"/>
          </w:rPr>
          <w:t>S4</w:t>
        </w:r>
      </w:ins>
      <w:r>
        <w:rPr>
          <w:sz w:val="24"/>
          <w:szCs w:val="24"/>
          <w:highlight w:val="white"/>
        </w:rPr>
        <w:t xml:space="preserve">) are biological features of fish growth that disrupt growth patterns and can be misinterpreted, generating error in the age estimate. </w:t>
      </w:r>
      <w:r>
        <w:rPr>
          <w:sz w:val="24"/>
          <w:szCs w:val="24"/>
        </w:rPr>
        <w:t xml:space="preserve">A good example of subjectivity due to the complexity of the growth pattern are checks or false annuli. Checks are nonannual growth that result from unusual growth possibly created by changing temperature, prey fluctuations, spawning, and physiological stress to list a few (Clutter and Whitesel 1956; Meekan et al. 1999; Schneider et al. 2000). A prominent check can be confused with an annulus because they are similar in appearance and </w:t>
      </w:r>
      <w:ins w:id="344" w:author="Authors" w:date="2026-08-21T10:05:00Z" w16du:dateUtc="2026-08-21T17:05:00Z">
        <w:r>
          <w:rPr>
            <w:sz w:val="24"/>
            <w:szCs w:val="24"/>
          </w:rPr>
          <w:t xml:space="preserve">may </w:t>
        </w:r>
      </w:ins>
      <w:r>
        <w:rPr>
          <w:sz w:val="24"/>
          <w:szCs w:val="24"/>
        </w:rPr>
        <w:t xml:space="preserve">result in the </w:t>
      </w:r>
      <w:del w:id="345" w:author="Authors" w:date="2026-08-21T10:05:00Z" w16du:dateUtc="2026-08-21T17:05:00Z">
        <w:r>
          <w:rPr>
            <w:sz w:val="24"/>
            <w:szCs w:val="24"/>
          </w:rPr>
          <w:delText>over estimation</w:delText>
        </w:r>
      </w:del>
      <w:ins w:id="346" w:author="Authors" w:date="2026-08-21T10:05:00Z" w16du:dateUtc="2026-08-21T17:05:00Z">
        <w:r>
          <w:rPr>
            <w:sz w:val="24"/>
            <w:szCs w:val="24"/>
          </w:rPr>
          <w:t>overestimation</w:t>
        </w:r>
      </w:ins>
      <w:r>
        <w:rPr>
          <w:sz w:val="24"/>
          <w:szCs w:val="24"/>
        </w:rPr>
        <w:t xml:space="preserve"> of age for that fish. Misinterpretation of scale growth patterns </w:t>
      </w:r>
      <w:r>
        <w:rPr>
          <w:sz w:val="24"/>
          <w:szCs w:val="24"/>
          <w:highlight w:val="white"/>
        </w:rPr>
        <w:t>affects the repeatability of age estimates within and among age readers, making it</w:t>
      </w:r>
      <w:r>
        <w:rPr>
          <w:sz w:val="24"/>
          <w:szCs w:val="24"/>
        </w:rPr>
        <w:t xml:space="preserve"> difficult to achieve consistent age assignments even when viewing the same structure. In this study</w:t>
      </w:r>
      <w:ins w:id="347" w:author="Authors" w:date="2026-08-21T10:05:00Z" w16du:dateUtc="2026-08-21T17:05:00Z">
        <w:r>
          <w:rPr>
            <w:sz w:val="24"/>
            <w:szCs w:val="24"/>
          </w:rPr>
          <w:t>, among the 260 cases in the test dataset</w:t>
        </w:r>
      </w:ins>
      <w:r>
        <w:rPr>
          <w:sz w:val="24"/>
          <w:szCs w:val="24"/>
        </w:rPr>
        <w:t xml:space="preserve"> where the ensemble differed </w:t>
      </w:r>
      <w:del w:id="348" w:author="Authors" w:date="2026-08-21T10:05:00Z" w16du:dateUtc="2026-08-21T17:05:00Z">
        <w:r>
          <w:rPr>
            <w:sz w:val="24"/>
            <w:szCs w:val="24"/>
          </w:rPr>
          <w:delText>with</w:delText>
        </w:r>
      </w:del>
      <w:ins w:id="349" w:author="Authors" w:date="2026-08-21T10:05:00Z" w16du:dateUtc="2026-08-21T17:05:00Z">
        <w:r>
          <w:rPr>
            <w:sz w:val="24"/>
            <w:szCs w:val="24"/>
          </w:rPr>
          <w:t>from</w:t>
        </w:r>
      </w:ins>
      <w:r>
        <w:rPr>
          <w:sz w:val="24"/>
          <w:szCs w:val="24"/>
        </w:rPr>
        <w:t xml:space="preserve"> the original label, </w:t>
      </w:r>
      <w:del w:id="350" w:author="Authors" w:date="2026-08-21T10:05:00Z" w16du:dateUtc="2026-08-21T17:05:00Z">
        <w:r>
          <w:rPr>
            <w:sz w:val="24"/>
            <w:szCs w:val="24"/>
          </w:rPr>
          <w:delText>29% of the test images</w:delText>
        </w:r>
      </w:del>
      <w:ins w:id="351" w:author="Authors" w:date="2026-08-21T10:05:00Z" w16du:dateUtc="2026-08-21T17:05:00Z">
        <w:r>
          <w:rPr>
            <w:sz w:val="24"/>
            <w:szCs w:val="24"/>
          </w:rPr>
          <w:t>75 (28.8%)</w:t>
        </w:r>
      </w:ins>
      <w:r>
        <w:rPr>
          <w:sz w:val="24"/>
          <w:szCs w:val="24"/>
        </w:rPr>
        <w:t xml:space="preserve"> </w:t>
      </w:r>
      <w:proofErr w:type="gramStart"/>
      <w:r>
        <w:rPr>
          <w:sz w:val="24"/>
          <w:szCs w:val="24"/>
        </w:rPr>
        <w:t>were</w:t>
      </w:r>
      <w:proofErr w:type="gramEnd"/>
      <w:ins w:id="352" w:author="Authors" w:date="2026-08-21T10:05:00Z" w16du:dateUtc="2026-08-21T17:05:00Z">
        <w:r>
          <w:rPr>
            <w:sz w:val="24"/>
            <w:szCs w:val="24"/>
          </w:rPr>
          <w:t xml:space="preserve"> classified as</w:t>
        </w:r>
      </w:ins>
      <w:r>
        <w:rPr>
          <w:sz w:val="24"/>
          <w:szCs w:val="24"/>
        </w:rPr>
        <w:t xml:space="preserve"> ambiguous, with the reviewers disagreeing on the total age of the scales.</w:t>
      </w:r>
      <w:r>
        <w:rPr>
          <w:sz w:val="24"/>
          <w:szCs w:val="24"/>
          <w:highlight w:val="white"/>
        </w:rPr>
        <w:t xml:space="preserve"> </w:t>
      </w:r>
    </w:p>
    <w:p w14:paraId="0000004C" w14:textId="77777777" w:rsidR="009F02E6" w:rsidRDefault="00000000">
      <w:pPr>
        <w:spacing w:before="240" w:after="240" w:line="480" w:lineRule="auto"/>
        <w:jc w:val="left"/>
        <w:rPr>
          <w:sz w:val="24"/>
          <w:szCs w:val="24"/>
          <w:highlight w:val="white"/>
        </w:rPr>
      </w:pPr>
      <w:r>
        <w:rPr>
          <w:sz w:val="24"/>
          <w:szCs w:val="24"/>
          <w:highlight w:val="white"/>
        </w:rPr>
        <w:lastRenderedPageBreak/>
        <w:t xml:space="preserve">Ambiguous scale patterns were one of the main contributors to discrepancy between model output and image labels. To deal with subjectivity in age estimates, </w:t>
      </w:r>
      <w:r>
        <w:rPr>
          <w:sz w:val="24"/>
          <w:szCs w:val="24"/>
        </w:rPr>
        <w:t>quality control protocols are used to monitor and overcome interpretational errors, leading to acceptable rates of precision (Campana 2001). Commonly, 10-20% of samples are re-aged to determine rates of precision (Kimura and Lyons 1991).</w:t>
      </w:r>
      <w:r>
        <w:rPr>
          <w:sz w:val="24"/>
          <w:szCs w:val="24"/>
          <w:highlight w:val="white"/>
        </w:rPr>
        <w:t xml:space="preserve"> Ideally, predictive algorithms should be trained on the highest quality age data (Morison et al. 1998) and specimens of known age (Yole 1989). This, however, is difficult to achieve. </w:t>
      </w:r>
      <w:ins w:id="353" w:author="Authors" w:date="2026-08-21T10:05:00Z" w16du:dateUtc="2026-08-21T17:05:00Z">
        <w:r>
          <w:rPr>
            <w:sz w:val="24"/>
            <w:szCs w:val="24"/>
            <w:highlight w:val="white"/>
          </w:rPr>
          <w:t xml:space="preserve">Because these models are trained using expert derived ages, they may also learn biases that are shared among readers or agencies. </w:t>
        </w:r>
      </w:ins>
      <w:r>
        <w:rPr>
          <w:sz w:val="24"/>
          <w:szCs w:val="24"/>
          <w:highlight w:val="white"/>
        </w:rPr>
        <w:t xml:space="preserve">This study included known age otolith and scale pairs from NSRAA, but they comprised a small fraction (&lt;4%) of the dataset. Known-age samples are difficult to come by because validation and tagging studies are expensive, often producing limited returns of known-age fish. In the absence of known age samples, any predictive age algorithm used in management must be trained on high-quality scale images that represent scale conditions typically encountered as well as those that were previously aged and vetted by experienced readers across agencies with high precision and clear protocols. </w:t>
      </w:r>
    </w:p>
    <w:p w14:paraId="0000004D" w14:textId="77777777" w:rsidR="009F02E6" w:rsidRDefault="00000000">
      <w:pPr>
        <w:pStyle w:val="Heading2"/>
        <w:spacing w:line="480" w:lineRule="auto"/>
        <w:jc w:val="left"/>
        <w:rPr>
          <w:sz w:val="24"/>
          <w:szCs w:val="24"/>
          <w:highlight w:val="white"/>
        </w:rPr>
      </w:pPr>
      <w:bookmarkStart w:id="354" w:name="_m1hxvcz0f7fj" w:colFirst="0" w:colLast="0"/>
      <w:bookmarkStart w:id="355" w:name="_xm9kqhss7rrh"/>
      <w:bookmarkEnd w:id="354"/>
      <w:bookmarkEnd w:id="355"/>
      <w:r>
        <w:rPr>
          <w:color w:val="000000"/>
        </w:rPr>
        <w:t>Application for fisheries management</w:t>
      </w:r>
    </w:p>
    <w:p w14:paraId="0000004E" w14:textId="77777777" w:rsidR="009F02E6" w:rsidRDefault="00000000">
      <w:pPr>
        <w:spacing w:before="240" w:after="240" w:line="480" w:lineRule="auto"/>
        <w:jc w:val="left"/>
        <w:rPr>
          <w:sz w:val="24"/>
          <w:szCs w:val="24"/>
        </w:rPr>
      </w:pPr>
      <w:r>
        <w:rPr>
          <w:sz w:val="24"/>
          <w:szCs w:val="24"/>
          <w:highlight w:val="white"/>
        </w:rPr>
        <w:t xml:space="preserve">In the future, training an </w:t>
      </w:r>
      <w:r>
        <w:rPr>
          <w:sz w:val="24"/>
          <w:szCs w:val="24"/>
        </w:rPr>
        <w:t xml:space="preserve">ensemble of CNN </w:t>
      </w:r>
      <w:r>
        <w:rPr>
          <w:sz w:val="24"/>
          <w:szCs w:val="24"/>
          <w:highlight w:val="white"/>
        </w:rPr>
        <w:t xml:space="preserve">models using labeled scale images from different populations, age classes, and readers across multiple agencies would likely yield a more generalized model with output suitable for informing management decisions. Combining labeled scale images produced by readers across multiple agencies can average out individual reading biases and improve model performance, </w:t>
      </w:r>
      <w:proofErr w:type="gramStart"/>
      <w:r>
        <w:rPr>
          <w:sz w:val="24"/>
          <w:szCs w:val="24"/>
          <w:highlight w:val="white"/>
        </w:rPr>
        <w:t>provided that</w:t>
      </w:r>
      <w:proofErr w:type="gramEnd"/>
      <w:r>
        <w:rPr>
          <w:sz w:val="24"/>
          <w:szCs w:val="24"/>
          <w:highlight w:val="white"/>
        </w:rPr>
        <w:t xml:space="preserve"> errors in age estimation do not share the same systematic bias. Moreover, trained CNN models are deterministic (</w:t>
      </w:r>
      <w:r>
        <w:rPr>
          <w:i/>
          <w:iCs/>
          <w:sz w:val="24"/>
          <w:szCs w:val="24"/>
          <w:highlight w:val="white"/>
        </w:rPr>
        <w:t>i.e.</w:t>
      </w:r>
      <w:r>
        <w:rPr>
          <w:sz w:val="24"/>
          <w:szCs w:val="24"/>
          <w:highlight w:val="white"/>
        </w:rPr>
        <w:t xml:space="preserve">, model weights and all layers are fixed) and will produce the same prediction for the same scale image, unless the </w:t>
      </w:r>
      <w:r>
        <w:rPr>
          <w:sz w:val="24"/>
          <w:szCs w:val="24"/>
          <w:highlight w:val="white"/>
        </w:rPr>
        <w:lastRenderedPageBreak/>
        <w:t xml:space="preserve">model is retrained. This may provide managers and decision makers some assurance that even though the models' inference process is opaque, its predictions are consistent and do not experience drift that occurs when a scale pattern is interpreted differently over time. If the model performance of the CNNs declines over time in the absence of updated training, it could be indicative of systemic changes in the target populations as could possibly occur in the context of environmental change. This insight into how environmental change affects fish growth and demographics would be useful to management. Despite the advantages, </w:t>
      </w:r>
      <w:r>
        <w:rPr>
          <w:sz w:val="24"/>
          <w:szCs w:val="24"/>
        </w:rPr>
        <w:t>adoption of an ensemble of CNN models</w:t>
      </w:r>
      <w:r>
        <w:rPr>
          <w:sz w:val="24"/>
          <w:szCs w:val="24"/>
          <w:highlight w:val="white"/>
        </w:rPr>
        <w:t xml:space="preserve"> </w:t>
      </w:r>
      <w:r>
        <w:rPr>
          <w:sz w:val="24"/>
          <w:szCs w:val="24"/>
        </w:rPr>
        <w:t xml:space="preserve">in management may face opposition because of the interpretability and seemingly lack of transparency in the prediction process. </w:t>
      </w:r>
    </w:p>
    <w:p w14:paraId="0000004F" w14:textId="77777777" w:rsidR="009F02E6" w:rsidRDefault="00000000">
      <w:pPr>
        <w:spacing w:before="240" w:after="240" w:line="480" w:lineRule="auto"/>
        <w:jc w:val="left"/>
        <w:rPr>
          <w:sz w:val="24"/>
          <w:szCs w:val="24"/>
        </w:rPr>
      </w:pPr>
      <w:r>
        <w:rPr>
          <w:sz w:val="24"/>
          <w:szCs w:val="24"/>
        </w:rPr>
        <w:t xml:space="preserve">Often, DL model outputs are presented with little direct evidence on how the predictions were derived (Cayetano </w:t>
      </w:r>
      <w:ins w:id="356" w:author="Authors" w:date="2026-08-21T10:05:00Z" w16du:dateUtc="2026-08-21T17:05:00Z">
        <w:r>
          <w:rPr>
            <w:sz w:val="24"/>
            <w:szCs w:val="24"/>
          </w:rPr>
          <w:t xml:space="preserve">et al. </w:t>
        </w:r>
      </w:ins>
      <w:r>
        <w:rPr>
          <w:sz w:val="24"/>
          <w:szCs w:val="24"/>
        </w:rPr>
        <w:t>2024). For some fishery managers, understanding how a model made the prediction is important because it provides insights into why, and under what conditions, a model might fail</w:t>
      </w:r>
      <w:del w:id="357" w:author="Authors" w:date="2026-08-21T10:05:00Z" w16du:dateUtc="2026-08-21T17:05:00Z">
        <w:r>
          <w:rPr>
            <w:sz w:val="24"/>
            <w:szCs w:val="24"/>
          </w:rPr>
          <w:delText>.</w:delText>
        </w:r>
      </w:del>
      <w:ins w:id="358" w:author="Authors" w:date="2026-08-21T10:05:00Z" w16du:dateUtc="2026-08-21T17:05:00Z">
        <w:r>
          <w:rPr>
            <w:sz w:val="24"/>
            <w:szCs w:val="24"/>
          </w:rPr>
          <w:t xml:space="preserve"> to estimate ages in agreement with human age readers.</w:t>
        </w:r>
      </w:ins>
      <w:r>
        <w:rPr>
          <w:sz w:val="24"/>
          <w:szCs w:val="24"/>
        </w:rPr>
        <w:t xml:space="preserve"> Deploying </w:t>
      </w:r>
      <w:del w:id="359" w:author="Authors" w:date="2026-08-21T10:05:00Z" w16du:dateUtc="2026-08-21T17:05:00Z">
        <w:r>
          <w:rPr>
            <w:sz w:val="24"/>
            <w:szCs w:val="24"/>
          </w:rPr>
          <w:delText xml:space="preserve">these </w:delText>
        </w:r>
      </w:del>
      <w:r>
        <w:rPr>
          <w:sz w:val="24"/>
          <w:szCs w:val="24"/>
        </w:rPr>
        <w:t xml:space="preserve">DL models in a research study has no </w:t>
      </w:r>
      <w:del w:id="360" w:author="Authors" w:date="2026-08-21T10:05:00Z" w16du:dateUtc="2026-08-21T17:05:00Z">
        <w:r>
          <w:rPr>
            <w:sz w:val="24"/>
            <w:szCs w:val="24"/>
          </w:rPr>
          <w:delText xml:space="preserve">environmental </w:delText>
        </w:r>
      </w:del>
      <w:r>
        <w:rPr>
          <w:sz w:val="24"/>
          <w:szCs w:val="24"/>
        </w:rPr>
        <w:t xml:space="preserve">risk </w:t>
      </w:r>
      <w:del w:id="361" w:author="Authors" w:date="2026-08-21T10:05:00Z" w16du:dateUtc="2026-08-21T17:05:00Z">
        <w:r>
          <w:rPr>
            <w:sz w:val="24"/>
            <w:szCs w:val="24"/>
          </w:rPr>
          <w:delText>but</w:delText>
        </w:r>
      </w:del>
      <w:ins w:id="362" w:author="Authors" w:date="2026-08-21T10:05:00Z" w16du:dateUtc="2026-08-21T17:05:00Z">
        <w:r>
          <w:rPr>
            <w:sz w:val="24"/>
            <w:szCs w:val="24"/>
          </w:rPr>
          <w:t>to a fishery, however</w:t>
        </w:r>
      </w:ins>
      <w:r>
        <w:rPr>
          <w:sz w:val="24"/>
          <w:szCs w:val="24"/>
        </w:rPr>
        <w:t xml:space="preserve"> deploying them </w:t>
      </w:r>
      <w:del w:id="363" w:author="Authors" w:date="2026-08-21T10:05:00Z" w16du:dateUtc="2026-08-21T17:05:00Z">
        <w:r>
          <w:rPr>
            <w:sz w:val="24"/>
            <w:szCs w:val="24"/>
          </w:rPr>
          <w:delText>within</w:delText>
        </w:r>
      </w:del>
      <w:ins w:id="364" w:author="Authors" w:date="2026-08-21T10:05:00Z" w16du:dateUtc="2026-08-21T17:05:00Z">
        <w:r>
          <w:rPr>
            <w:sz w:val="24"/>
            <w:szCs w:val="24"/>
          </w:rPr>
          <w:t>into</w:t>
        </w:r>
      </w:ins>
      <w:r>
        <w:rPr>
          <w:sz w:val="24"/>
          <w:szCs w:val="24"/>
        </w:rPr>
        <w:t xml:space="preserve"> a management framework </w:t>
      </w:r>
      <w:del w:id="365" w:author="Authors" w:date="2026-08-21T10:05:00Z" w16du:dateUtc="2026-08-21T17:05:00Z">
        <w:r>
          <w:rPr>
            <w:sz w:val="24"/>
            <w:szCs w:val="24"/>
          </w:rPr>
          <w:delText>presents</w:delText>
        </w:r>
      </w:del>
      <w:ins w:id="366" w:author="Authors" w:date="2026-08-21T10:05:00Z" w16du:dateUtc="2026-08-21T17:05:00Z">
        <w:r>
          <w:rPr>
            <w:sz w:val="24"/>
            <w:szCs w:val="24"/>
          </w:rPr>
          <w:t>may present</w:t>
        </w:r>
      </w:ins>
      <w:r>
        <w:rPr>
          <w:sz w:val="24"/>
          <w:szCs w:val="24"/>
        </w:rPr>
        <w:t xml:space="preserve"> risk</w:t>
      </w:r>
      <w:ins w:id="367" w:author="Authors" w:date="2026-08-21T10:05:00Z" w16du:dateUtc="2026-08-21T17:05:00Z">
        <w:r>
          <w:rPr>
            <w:sz w:val="24"/>
            <w:szCs w:val="24"/>
          </w:rPr>
          <w:t xml:space="preserve"> with biases and incorrect age estimates</w:t>
        </w:r>
      </w:ins>
      <w:r>
        <w:rPr>
          <w:sz w:val="24"/>
          <w:szCs w:val="24"/>
        </w:rPr>
        <w:t xml:space="preserve">. Biases in model outputs may lead to altered management decisions and potentially over or under harvest of fish stocks (Zabel and Levin 2002; Morison et al. 2005; Anderson et al. 2023). Though outside the scope of this study, saliency mapping of CNN model features to identify the factors contributing to learning and performance may address these concerns (Simonyan et al. 2013; Li and Yu 2016). A practical approach may be to use strict quality control protocols to monitor model age estimates, </w:t>
      </w:r>
      <w:proofErr w:type="gramStart"/>
      <w:r>
        <w:rPr>
          <w:sz w:val="24"/>
          <w:szCs w:val="24"/>
        </w:rPr>
        <w:t>similar to</w:t>
      </w:r>
      <w:proofErr w:type="gramEnd"/>
      <w:r>
        <w:rPr>
          <w:sz w:val="24"/>
          <w:szCs w:val="24"/>
        </w:rPr>
        <w:t xml:space="preserve"> conventional age estimation procedures. This would ensure the sum of all age data products undergo sufficient quality control measures</w:t>
      </w:r>
      <w:r>
        <w:rPr>
          <w:rFonts w:ascii="Calibri" w:eastAsia="Calibri" w:hAnsi="Calibri" w:cs="Calibri"/>
        </w:rPr>
        <w:t>.</w:t>
      </w:r>
      <w:r>
        <w:rPr>
          <w:sz w:val="24"/>
          <w:szCs w:val="24"/>
        </w:rPr>
        <w:t xml:space="preserve"> These measures could include an independent or unbiased review of 10-20% of the samples, along with other rigorous, </w:t>
      </w:r>
      <w:r>
        <w:rPr>
          <w:sz w:val="24"/>
          <w:szCs w:val="24"/>
        </w:rPr>
        <w:lastRenderedPageBreak/>
        <w:t xml:space="preserve">ongoing evaluations to ensure predictions remain reliable over time. Such evaluations may include scheduled model retraining to account for changing environmental conditions. While not directly addressed in this study, changing environmental conditions </w:t>
      </w:r>
      <w:proofErr w:type="gramStart"/>
      <w:r>
        <w:rPr>
          <w:sz w:val="24"/>
          <w:szCs w:val="24"/>
        </w:rPr>
        <w:t>are</w:t>
      </w:r>
      <w:proofErr w:type="gramEnd"/>
      <w:r>
        <w:rPr>
          <w:sz w:val="24"/>
          <w:szCs w:val="24"/>
        </w:rPr>
        <w:t xml:space="preserve"> an important consideration and their impact on model predictions should be investigated before deploying DL models in management. </w:t>
      </w:r>
    </w:p>
    <w:p w14:paraId="00000050" w14:textId="77777777" w:rsidR="009F02E6" w:rsidRDefault="00000000">
      <w:pPr>
        <w:spacing w:line="480" w:lineRule="auto"/>
        <w:jc w:val="left"/>
        <w:rPr>
          <w:sz w:val="24"/>
          <w:szCs w:val="24"/>
        </w:rPr>
      </w:pPr>
      <w:r>
        <w:rPr>
          <w:sz w:val="24"/>
          <w:szCs w:val="24"/>
        </w:rPr>
        <w:t xml:space="preserve">Age data are integral to chum salmon management and are used in run reconstruction models (Fleischman and Borba 2009), sibship models for forecasting abundance (Haeseker et al. 2007), and impact rate assessments of trawl bycatch (Haapala </w:t>
      </w:r>
      <w:ins w:id="368" w:author="Authors" w:date="2026-08-21T10:05:00Z" w16du:dateUtc="2026-08-21T17:05:00Z">
        <w:r>
          <w:rPr>
            <w:sz w:val="24"/>
            <w:szCs w:val="24"/>
          </w:rPr>
          <w:t xml:space="preserve">and </w:t>
        </w:r>
        <w:proofErr w:type="spellStart"/>
        <w:r>
          <w:rPr>
            <w:sz w:val="24"/>
            <w:szCs w:val="24"/>
          </w:rPr>
          <w:t>Shaftel</w:t>
        </w:r>
        <w:proofErr w:type="spellEnd"/>
        <w:r>
          <w:rPr>
            <w:sz w:val="24"/>
            <w:szCs w:val="24"/>
          </w:rPr>
          <w:t xml:space="preserve"> </w:t>
        </w:r>
      </w:ins>
      <w:r>
        <w:rPr>
          <w:sz w:val="24"/>
          <w:szCs w:val="24"/>
        </w:rPr>
        <w:t>2025). The application of data preprocessing routines</w:t>
      </w:r>
      <w:r>
        <w:rPr>
          <w:sz w:val="24"/>
          <w:szCs w:val="24"/>
          <w:highlight w:val="white"/>
        </w:rPr>
        <w:t xml:space="preserve"> built around an ensemble of CNN models</w:t>
      </w:r>
      <w:r>
        <w:rPr>
          <w:sz w:val="24"/>
          <w:szCs w:val="24"/>
        </w:rPr>
        <w:t xml:space="preserve"> to augment manual age estimation methods may help improve precision of estimates going into these models, increase the availability of age data for additional projects, or reduce individual subjective bias by providing more consistent and reproducible ages. </w:t>
      </w:r>
      <w:r>
        <w:rPr>
          <w:sz w:val="24"/>
          <w:szCs w:val="24"/>
          <w:highlight w:val="white"/>
        </w:rPr>
        <w:t xml:space="preserve">In production ageing, some requests for age data have extremely short turnaround times (as little as 24 hours) because they are used to inform management decisions to open, close, or extend fisheries during the fishing season. </w:t>
      </w:r>
      <w:r>
        <w:rPr>
          <w:sz w:val="24"/>
          <w:szCs w:val="24"/>
        </w:rPr>
        <w:t>The broad geographic scope of the scale image collection used to train these models will hopefully enhance generalization. However, we stress that any application of these models to address management objectives should confirm their age inference performance on scale images from their study system (</w:t>
      </w:r>
      <w:r>
        <w:rPr>
          <w:i/>
          <w:iCs/>
          <w:sz w:val="24"/>
          <w:szCs w:val="24"/>
        </w:rPr>
        <w:t>i.e.</w:t>
      </w:r>
      <w:r>
        <w:rPr>
          <w:sz w:val="24"/>
          <w:szCs w:val="24"/>
        </w:rPr>
        <w:t>, geographic region). Additionally, we recognize that despite the existence of large collections of labeled scales, most of them have not been digitized, which can be a limiting factor in using DL models to provide or enhance existing age data.</w:t>
      </w:r>
    </w:p>
    <w:p w14:paraId="00000051" w14:textId="77777777" w:rsidR="009F02E6" w:rsidRDefault="00000000">
      <w:pPr>
        <w:pStyle w:val="Heading2"/>
        <w:spacing w:line="480" w:lineRule="auto"/>
        <w:jc w:val="left"/>
        <w:rPr>
          <w:color w:val="000000"/>
        </w:rPr>
      </w:pPr>
      <w:bookmarkStart w:id="369" w:name="_or1rmcc6w6xl" w:colFirst="0" w:colLast="0"/>
      <w:bookmarkStart w:id="370" w:name="_yho8vvh7hix3"/>
      <w:bookmarkEnd w:id="369"/>
      <w:bookmarkEnd w:id="370"/>
      <w:r>
        <w:rPr>
          <w:color w:val="000000"/>
        </w:rPr>
        <w:t>Future applications</w:t>
      </w:r>
    </w:p>
    <w:p w14:paraId="00000052" w14:textId="77777777" w:rsidR="009F02E6" w:rsidRDefault="00000000">
      <w:pPr>
        <w:spacing w:after="0" w:line="480" w:lineRule="auto"/>
        <w:jc w:val="left"/>
        <w:rPr>
          <w:ins w:id="371" w:author="Authors" w:date="2026-08-21T10:05:00Z" w16du:dateUtc="2026-08-21T17:05:00Z"/>
          <w:sz w:val="24"/>
          <w:szCs w:val="24"/>
          <w:highlight w:val="white"/>
        </w:rPr>
      </w:pPr>
      <w:ins w:id="372" w:author="Authors" w:date="2026-08-21T10:05:00Z" w16du:dateUtc="2026-08-21T17:05:00Z">
        <w:r>
          <w:rPr>
            <w:sz w:val="24"/>
            <w:szCs w:val="24"/>
            <w:highlight w:val="white"/>
          </w:rPr>
          <w:lastRenderedPageBreak/>
          <w:t xml:space="preserve">Efficiencies gained through the implementation of modeled age prediction will inevitably shift the primary bottleneck from human‑generated age estimates to the laboratory’s capacity to image scales </w:t>
        </w:r>
        <w:proofErr w:type="spellStart"/>
        <w:r>
          <w:rPr>
            <w:sz w:val="24"/>
            <w:szCs w:val="24"/>
            <w:highlight w:val="white"/>
          </w:rPr>
          <w:t>en</w:t>
        </w:r>
        <w:proofErr w:type="spellEnd"/>
        <w:r>
          <w:rPr>
            <w:sz w:val="24"/>
            <w:szCs w:val="24"/>
            <w:highlight w:val="white"/>
          </w:rPr>
          <w:t xml:space="preserve"> masse. The current ensemble model </w:t>
        </w:r>
        <w:proofErr w:type="gramStart"/>
        <w:r>
          <w:rPr>
            <w:sz w:val="24"/>
            <w:szCs w:val="24"/>
            <w:highlight w:val="white"/>
          </w:rPr>
          <w:t>is capable of achieving</w:t>
        </w:r>
        <w:proofErr w:type="gramEnd"/>
        <w:r>
          <w:rPr>
            <w:sz w:val="24"/>
            <w:szCs w:val="24"/>
            <w:highlight w:val="white"/>
          </w:rPr>
          <w:t xml:space="preserve"> high agreement with trained ageing personnel, and future efforts should focus on establishing an efficient, high‑throughput workflow encompassing image capture, image selection, data management, age prediction, and model performance evaluation. We envision two complementary streams of image acquisition. The first leverages existing ageing stations equipped with integrated camera microscopes, where chum salmon scales are routinely aged on a high‑resolution monitor and imaged as required. Under this workflow, a predetermined subset of scales within each scale book can continue to be manually aged, while the remaining scales will be imaged for predictive age assignment. This approach reduces handling time and enables </w:t>
        </w:r>
        <w:r>
          <w:rPr>
            <w:i/>
            <w:iCs/>
            <w:sz w:val="24"/>
            <w:szCs w:val="24"/>
            <w:highlight w:val="white"/>
          </w:rPr>
          <w:t>in situ</w:t>
        </w:r>
        <w:r>
          <w:rPr>
            <w:sz w:val="24"/>
            <w:szCs w:val="24"/>
            <w:highlight w:val="white"/>
          </w:rPr>
          <w:t xml:space="preserve"> precision testing, as concurrently imaged human‑aged scales can be compared directly against model‑generated predictions. The second stream would employ a computer‑driven camera mounted on an automated high‑speed mobile base to support bulk imaging. Scales that are typically subsampled and archived, because of capacity issues, would be imaged and age estimates generated. These automated systems do not require ageing expertise and can be operated by general technical staff, which we anticipate will substantially increase efficiency and reduce reliance on specialized ageing personnel, allowing them to focus on quality assurance and other higher priority work.</w:t>
        </w:r>
      </w:ins>
    </w:p>
    <w:p w14:paraId="00000053" w14:textId="77777777" w:rsidR="009F02E6" w:rsidRDefault="009F02E6">
      <w:pPr>
        <w:spacing w:after="0" w:line="480" w:lineRule="auto"/>
        <w:jc w:val="left"/>
        <w:rPr>
          <w:ins w:id="373" w:author="Authors" w:date="2026-08-21T10:05:00Z" w16du:dateUtc="2026-08-21T17:05:00Z"/>
          <w:sz w:val="24"/>
          <w:szCs w:val="24"/>
          <w:highlight w:val="white"/>
        </w:rPr>
      </w:pPr>
    </w:p>
    <w:p w14:paraId="00000054" w14:textId="77777777" w:rsidR="009F02E6" w:rsidRDefault="00000000">
      <w:pPr>
        <w:spacing w:after="280" w:line="480" w:lineRule="auto"/>
        <w:jc w:val="left"/>
        <w:rPr>
          <w:sz w:val="24"/>
          <w:szCs w:val="24"/>
        </w:rPr>
      </w:pPr>
      <w:r>
        <w:rPr>
          <w:sz w:val="24"/>
          <w:szCs w:val="24"/>
        </w:rPr>
        <w:t xml:space="preserve">Although the primary objective of this work was to infer the total age of chum salmon, estimation of additional life history characteristics may be possible because some aspects of scale growth patterns may be unique among locations and stocks. Scale pattern analysis has been </w:t>
      </w:r>
      <w:r>
        <w:rPr>
          <w:sz w:val="24"/>
          <w:szCs w:val="24"/>
        </w:rPr>
        <w:lastRenderedPageBreak/>
        <w:t xml:space="preserve">used extensively in </w:t>
      </w:r>
      <w:proofErr w:type="gramStart"/>
      <w:r>
        <w:rPr>
          <w:sz w:val="24"/>
          <w:szCs w:val="24"/>
        </w:rPr>
        <w:t>discriminating</w:t>
      </w:r>
      <w:proofErr w:type="gramEnd"/>
      <w:r>
        <w:rPr>
          <w:sz w:val="24"/>
          <w:szCs w:val="24"/>
        </w:rPr>
        <w:t xml:space="preserve"> the stock composition of fishery catch mixtures (Patton et al. 1998) but has gradually been replaced with genetic stock identification methods. Using scale patterns to estimate fish origin (wild or hatchery produced), may simplify the tracking of wild and hatchery catch as opposed to analyzing thermally marked otoliths which require nontrivial effort to extract and prepare and whose application varies by region and species. Vabø et al. (2021) demonstrated high agreement to estimate the origin of Atlantic salmon, and our current scale image database includes wild and hatchery chum salmon from Southeast Alaska. Additional collections from Japan, Canada, and Russia, where substantial hatchery production occurs, may help train a model to infer origin for samples originating across the Pacific Rim. Among wild-origin fish, the region or watershed of origin may provide differences in growth patterns that exist and are extractable by these models. These methods may help resolve stocks which are particularly difficult to identify using genetics alone. Additionally, providing a fast and automated means to measure scale growth from the focus to the end of the first marine zone would provide crucial data for forecasting adult abundance and survival patterns (Beamish and Mahnken 2001; Claiborne et al. 2020).</w:t>
      </w:r>
    </w:p>
    <w:p w14:paraId="00000055" w14:textId="77777777" w:rsidR="009F02E6" w:rsidRDefault="00000000">
      <w:pPr>
        <w:spacing w:after="280" w:line="480" w:lineRule="auto"/>
        <w:jc w:val="left"/>
        <w:rPr>
          <w:sz w:val="24"/>
          <w:szCs w:val="24"/>
        </w:rPr>
      </w:pPr>
      <w:r>
        <w:rPr>
          <w:sz w:val="24"/>
          <w:szCs w:val="24"/>
        </w:rPr>
        <w:t xml:space="preserve">This DL framework could also be applied to other salmon species, contingent on the curation of a sufficient collection of labeled images of the structures used to estimate age of the species. Estimating additional parameters will require balanced training and validation datasets. </w:t>
      </w:r>
    </w:p>
    <w:p w14:paraId="00000056" w14:textId="77777777" w:rsidR="009F02E6" w:rsidRDefault="00000000">
      <w:pPr>
        <w:spacing w:after="280" w:line="480" w:lineRule="auto"/>
        <w:jc w:val="left"/>
        <w:rPr>
          <w:sz w:val="24"/>
          <w:szCs w:val="24"/>
        </w:rPr>
      </w:pPr>
      <w:r>
        <w:rPr>
          <w:sz w:val="24"/>
          <w:szCs w:val="24"/>
        </w:rPr>
        <w:t xml:space="preserve">The development of these models represents a major step forward in leveraging the power of </w:t>
      </w:r>
      <w:r>
        <w:rPr>
          <w:sz w:val="24"/>
          <w:szCs w:val="24"/>
          <w:highlight w:val="white"/>
        </w:rPr>
        <w:t>data processing routines built around an ensemble of CNN models</w:t>
      </w:r>
      <w:r>
        <w:rPr>
          <w:sz w:val="24"/>
          <w:szCs w:val="24"/>
        </w:rPr>
        <w:t xml:space="preserve"> for the estimation of chum salmon age from scale images. The CNN models showed high agreement with the labeled ages, especially for the major age classes. With time, additions of </w:t>
      </w:r>
      <w:proofErr w:type="gramStart"/>
      <w:r>
        <w:rPr>
          <w:sz w:val="24"/>
          <w:szCs w:val="24"/>
        </w:rPr>
        <w:t>nondominant</w:t>
      </w:r>
      <w:proofErr w:type="gramEnd"/>
      <w:r>
        <w:rPr>
          <w:sz w:val="24"/>
          <w:szCs w:val="24"/>
        </w:rPr>
        <w:t xml:space="preserve"> age classes to the </w:t>
      </w:r>
      <w:r>
        <w:rPr>
          <w:sz w:val="24"/>
          <w:szCs w:val="24"/>
        </w:rPr>
        <w:lastRenderedPageBreak/>
        <w:t>current scale database can improve estimation of these scales. With the rapid expansion of AI in fisheries and the continued acceleration in the field of DL, new, more sophisticated models can be trained using the same scale image archive. These models are freely available and can be</w:t>
      </w:r>
      <w:del w:id="374" w:author="Authors" w:date="2026-08-21T10:05:00Z" w16du:dateUtc="2026-08-21T17:05:00Z">
        <w:r>
          <w:rPr>
            <w:sz w:val="24"/>
            <w:szCs w:val="24"/>
          </w:rPr>
          <w:delText>, with additional testing on validated scale samples,</w:delText>
        </w:r>
      </w:del>
      <w:r>
        <w:rPr>
          <w:sz w:val="24"/>
          <w:szCs w:val="24"/>
        </w:rPr>
        <w:t xml:space="preserve"> easily integrated into projects where time and/or funding is limited, or where projects would </w:t>
      </w:r>
      <w:proofErr w:type="gramStart"/>
      <w:r>
        <w:rPr>
          <w:sz w:val="24"/>
          <w:szCs w:val="24"/>
        </w:rPr>
        <w:t>benefit from</w:t>
      </w:r>
      <w:proofErr w:type="gramEnd"/>
      <w:r>
        <w:rPr>
          <w:sz w:val="24"/>
          <w:szCs w:val="24"/>
        </w:rPr>
        <w:t xml:space="preserve"> an independent reader. </w:t>
      </w:r>
      <w:ins w:id="375" w:author="Authors" w:date="2026-08-21T10:05:00Z" w16du:dateUtc="2026-08-21T17:05:00Z">
        <w:r>
          <w:rPr>
            <w:sz w:val="24"/>
            <w:szCs w:val="24"/>
          </w:rPr>
          <w:t xml:space="preserve">The models should first be evaluated on validated scale samples before implementation. </w:t>
        </w:r>
      </w:ins>
      <w:r>
        <w:rPr>
          <w:sz w:val="24"/>
          <w:szCs w:val="24"/>
        </w:rPr>
        <w:t xml:space="preserve">Although CNN models will never replace skilled personnel trained to interpret growth patterns from scales, they can improve capacity to produce fish age estimates. </w:t>
      </w:r>
    </w:p>
    <w:p w14:paraId="00000057" w14:textId="77777777" w:rsidR="009F02E6" w:rsidRDefault="00000000">
      <w:pPr>
        <w:pStyle w:val="Heading1"/>
        <w:spacing w:line="480" w:lineRule="auto"/>
        <w:jc w:val="left"/>
      </w:pPr>
      <w:bookmarkStart w:id="376" w:name="_z52ocumrolz4" w:colFirst="0" w:colLast="0"/>
      <w:bookmarkStart w:id="377" w:name="_oh0pj5wzs8hr"/>
      <w:bookmarkEnd w:id="376"/>
      <w:bookmarkEnd w:id="377"/>
      <w:r>
        <w:rPr>
          <w:color w:val="000000"/>
        </w:rPr>
        <w:t>Acknowledgements</w:t>
      </w:r>
    </w:p>
    <w:p w14:paraId="00000058" w14:textId="77777777" w:rsidR="009F02E6" w:rsidRDefault="00000000">
      <w:pPr>
        <w:spacing w:line="480" w:lineRule="auto"/>
        <w:jc w:val="left"/>
        <w:rPr>
          <w:sz w:val="24"/>
          <w:szCs w:val="24"/>
        </w:rPr>
      </w:pPr>
      <w:r>
        <w:rPr>
          <w:sz w:val="24"/>
          <w:szCs w:val="24"/>
        </w:rPr>
        <w:t xml:space="preserve">We thank D. S. Oxman, J. Gasper, and C. Cunningham for advice on model development, R. Ryznar, C. Mathews, and L. Wecks for project and IT support, J. Demientieff and J. Fuller for programming and systems support, B. Agler, and J. Russell for editorial guidance, as well as E. </w:t>
      </w:r>
      <w:proofErr w:type="spellStart"/>
      <w:r>
        <w:rPr>
          <w:sz w:val="24"/>
          <w:szCs w:val="24"/>
        </w:rPr>
        <w:t>Yasumishi</w:t>
      </w:r>
      <w:proofErr w:type="spellEnd"/>
      <w:r>
        <w:rPr>
          <w:sz w:val="24"/>
          <w:szCs w:val="24"/>
        </w:rPr>
        <w:t xml:space="preserve"> for ageing the majority of NOAA scales and D. Nichols and K. Karpan for pressing scales. The Alaska Department of Fish and Game acknowledges and thanks regional staff for ageing the scales, and the Mark, Tag and Age Laboratory staff for creating and maintaining the scale image repository: P. Hagen, B. Agler, D. </w:t>
      </w:r>
      <w:proofErr w:type="spellStart"/>
      <w:r>
        <w:rPr>
          <w:sz w:val="24"/>
          <w:szCs w:val="24"/>
        </w:rPr>
        <w:t>Folletti</w:t>
      </w:r>
      <w:proofErr w:type="spellEnd"/>
      <w:r>
        <w:rPr>
          <w:sz w:val="24"/>
          <w:szCs w:val="24"/>
        </w:rPr>
        <w:t xml:space="preserve">, J. Baker, J. Cashen, M. Lovejoy, A. Norman, J. Chesmore, L. Wilson, S. Hinton, B.I. Rosky, W. Whelan, and C. Finch. The Department of Fisheries and Oceans Canada acknowledges the </w:t>
      </w:r>
      <w:proofErr w:type="spellStart"/>
      <w:r>
        <w:rPr>
          <w:sz w:val="24"/>
          <w:szCs w:val="24"/>
        </w:rPr>
        <w:t>Sclerochronology</w:t>
      </w:r>
      <w:proofErr w:type="spellEnd"/>
      <w:r>
        <w:rPr>
          <w:sz w:val="24"/>
          <w:szCs w:val="24"/>
        </w:rPr>
        <w:t xml:space="preserve"> Lab, specifically A. Ty and M. Mitchell for providing age estimates, L. </w:t>
      </w:r>
      <w:proofErr w:type="spellStart"/>
      <w:r>
        <w:rPr>
          <w:sz w:val="24"/>
          <w:szCs w:val="24"/>
        </w:rPr>
        <w:t>Egery</w:t>
      </w:r>
      <w:proofErr w:type="spellEnd"/>
      <w:r>
        <w:rPr>
          <w:sz w:val="24"/>
          <w:szCs w:val="24"/>
        </w:rPr>
        <w:t>-Haley for scale imaging, and D. Degroot and B. Ridgway from the DFO Mark and Recovery Program for scale sample selection and pressing.</w:t>
      </w:r>
      <w:ins w:id="378" w:author="Authors" w:date="2026-08-21T10:05:00Z" w16du:dateUtc="2026-08-21T17:05:00Z">
        <w:r>
          <w:rPr>
            <w:sz w:val="24"/>
            <w:szCs w:val="24"/>
          </w:rPr>
          <w:t xml:space="preserve"> Gemini 3.1 Pro was used solely to assist with organizing the data </w:t>
        </w:r>
        <w:r>
          <w:rPr>
            <w:sz w:val="24"/>
            <w:szCs w:val="24"/>
          </w:rPr>
          <w:lastRenderedPageBreak/>
          <w:t xml:space="preserve">flow diagram in Supplemental Figure S3. The authors reviewed, revised, and finalized the content and layout of Figure S3 using the Lucid online application. </w:t>
        </w:r>
      </w:ins>
    </w:p>
    <w:p w14:paraId="00000059" w14:textId="77777777" w:rsidR="009F02E6" w:rsidRDefault="00000000">
      <w:pPr>
        <w:pStyle w:val="Heading2"/>
        <w:spacing w:line="480" w:lineRule="auto"/>
        <w:rPr>
          <w:color w:val="000000"/>
        </w:rPr>
      </w:pPr>
      <w:bookmarkStart w:id="379" w:name="_il2i1ry7bnj4" w:colFirst="0" w:colLast="0"/>
      <w:bookmarkStart w:id="380" w:name="_snyj0z27p8qn"/>
      <w:bookmarkEnd w:id="379"/>
      <w:bookmarkEnd w:id="380"/>
      <w:r>
        <w:rPr>
          <w:color w:val="000000"/>
        </w:rPr>
        <w:t xml:space="preserve">Competing </w:t>
      </w:r>
      <w:proofErr w:type="gramStart"/>
      <w:r>
        <w:rPr>
          <w:color w:val="000000"/>
        </w:rPr>
        <w:t>interests</w:t>
      </w:r>
      <w:proofErr w:type="gramEnd"/>
      <w:r>
        <w:rPr>
          <w:color w:val="000000"/>
        </w:rPr>
        <w:t xml:space="preserve"> statement</w:t>
      </w:r>
    </w:p>
    <w:p w14:paraId="0000005A" w14:textId="77777777" w:rsidR="009F02E6" w:rsidRDefault="00000000">
      <w:pPr>
        <w:spacing w:line="480" w:lineRule="auto"/>
        <w:rPr>
          <w:sz w:val="24"/>
          <w:szCs w:val="24"/>
        </w:rPr>
      </w:pPr>
      <w:r>
        <w:rPr>
          <w:sz w:val="24"/>
          <w:szCs w:val="24"/>
        </w:rPr>
        <w:t xml:space="preserve">The authors declare no competing interests. </w:t>
      </w:r>
    </w:p>
    <w:p w14:paraId="0000005B" w14:textId="77777777" w:rsidR="009F02E6" w:rsidRDefault="00000000">
      <w:pPr>
        <w:pStyle w:val="Heading2"/>
        <w:spacing w:line="480" w:lineRule="auto"/>
        <w:rPr>
          <w:ins w:id="381" w:author="Authors" w:date="2026-08-21T10:05:00Z" w16du:dateUtc="2026-08-21T17:05:00Z"/>
          <w:color w:val="000000"/>
        </w:rPr>
      </w:pPr>
      <w:bookmarkStart w:id="382" w:name="_lscjphr4gx25" w:colFirst="0" w:colLast="0"/>
      <w:bookmarkEnd w:id="382"/>
      <w:ins w:id="383" w:author="Authors" w:date="2026-08-21T10:05:00Z" w16du:dateUtc="2026-08-21T17:05:00Z">
        <w:r>
          <w:rPr>
            <w:color w:val="000000"/>
          </w:rPr>
          <w:t>Author Information</w:t>
        </w:r>
      </w:ins>
    </w:p>
    <w:p w14:paraId="0000005C" w14:textId="77777777" w:rsidR="009F02E6" w:rsidRDefault="00000000">
      <w:pPr>
        <w:rPr>
          <w:ins w:id="384" w:author="Authors" w:date="2026-08-21T10:05:00Z" w16du:dateUtc="2026-08-21T17:05:00Z"/>
          <w:sz w:val="24"/>
          <w:szCs w:val="24"/>
        </w:rPr>
      </w:pPr>
      <w:ins w:id="385" w:author="Authors" w:date="2026-08-21T10:05:00Z" w16du:dateUtc="2026-08-21T17:05:00Z">
        <w:r>
          <w:rPr>
            <w:sz w:val="24"/>
            <w:szCs w:val="24"/>
          </w:rPr>
          <w:t>Robert T. Ames and Patrick D. Barry are co-first authors.</w:t>
        </w:r>
      </w:ins>
    </w:p>
    <w:p w14:paraId="0000005D" w14:textId="77777777" w:rsidR="009F02E6" w:rsidRDefault="009F02E6">
      <w:pPr>
        <w:spacing w:line="480" w:lineRule="auto"/>
        <w:rPr>
          <w:ins w:id="386" w:author="Authors" w:date="2026-08-21T10:05:00Z" w16du:dateUtc="2026-08-21T17:05:00Z"/>
          <w:rFonts w:ascii="Cambria" w:eastAsia="Cambria" w:hAnsi="Cambria" w:cs="Cambria"/>
          <w:b/>
          <w:bCs/>
          <w:sz w:val="30"/>
          <w:szCs w:val="30"/>
        </w:rPr>
      </w:pPr>
    </w:p>
    <w:p w14:paraId="0000005E" w14:textId="77777777" w:rsidR="009F02E6" w:rsidRDefault="00000000">
      <w:pPr>
        <w:spacing w:line="480" w:lineRule="auto"/>
      </w:pPr>
      <w:r>
        <w:rPr>
          <w:rFonts w:ascii="Cambria" w:eastAsia="Cambria" w:hAnsi="Cambria" w:cs="Cambria"/>
          <w:b/>
          <w:bCs/>
          <w:sz w:val="30"/>
          <w:szCs w:val="30"/>
        </w:rPr>
        <w:t>Author Contributions</w:t>
      </w:r>
    </w:p>
    <w:p w14:paraId="0000005F" w14:textId="77777777" w:rsidR="009F02E6" w:rsidRDefault="00000000">
      <w:pPr>
        <w:spacing w:line="480" w:lineRule="auto"/>
        <w:jc w:val="left"/>
        <w:rPr>
          <w:sz w:val="24"/>
          <w:szCs w:val="24"/>
        </w:rPr>
      </w:pPr>
      <w:r>
        <w:rPr>
          <w:sz w:val="24"/>
          <w:szCs w:val="24"/>
        </w:rPr>
        <w:t xml:space="preserve">JW, RA, PDB, MC, and NL conceptualized the study. RA, PDB, MC, NL, JN, SW, SG, TS, and BA curated the data. Formal analyses were conducted by RA, PDB, and MC. Funding was acquired by RA, PDB, MC, JN, and NL. The investigation was carried out by RA, MC, JN, SW, SG, TS, and PDB. Methodology was developed by RA, PDB, MC, JN, SW, and TS. Project administration was led by RA. Resources were provided by JN, SW, TS, PDB, RA, and MC. Software development was performed by RA, MC, and PDB. Supervision was provided by RA and MC. Visualization was completed by RA, PDB, and MC. The original draft was written by RA, PDB, MC, JN, and SW, with review and editing by RA, MC, PDB, JN, SW, JW, </w:t>
      </w:r>
      <w:ins w:id="387" w:author="Authors" w:date="2026-08-21T10:05:00Z" w16du:dateUtc="2026-08-21T17:05:00Z">
        <w:r>
          <w:rPr>
            <w:sz w:val="24"/>
            <w:szCs w:val="24"/>
          </w:rPr>
          <w:t xml:space="preserve">SG </w:t>
        </w:r>
      </w:ins>
      <w:r>
        <w:rPr>
          <w:sz w:val="24"/>
          <w:szCs w:val="24"/>
        </w:rPr>
        <w:t xml:space="preserve">and </w:t>
      </w:r>
      <w:del w:id="388" w:author="Authors" w:date="2026-08-21T10:05:00Z" w16du:dateUtc="2026-08-21T17:05:00Z">
        <w:r w:rsidR="0083060C" w:rsidRPr="0083060C">
          <w:rPr>
            <w:sz w:val="24"/>
            <w:szCs w:val="24"/>
          </w:rPr>
          <w:delText>SG</w:delText>
        </w:r>
      </w:del>
      <w:ins w:id="389" w:author="Authors" w:date="2026-08-21T10:05:00Z" w16du:dateUtc="2026-08-21T17:05:00Z">
        <w:r>
          <w:rPr>
            <w:sz w:val="24"/>
            <w:szCs w:val="24"/>
          </w:rPr>
          <w:t>EC</w:t>
        </w:r>
      </w:ins>
      <w:r>
        <w:rPr>
          <w:sz w:val="24"/>
          <w:szCs w:val="24"/>
        </w:rPr>
        <w:t>.</w:t>
      </w:r>
    </w:p>
    <w:p w14:paraId="00000060" w14:textId="77777777" w:rsidR="009F02E6" w:rsidRDefault="00000000">
      <w:pPr>
        <w:pStyle w:val="Heading2"/>
        <w:spacing w:line="480" w:lineRule="auto"/>
        <w:rPr>
          <w:color w:val="000000"/>
        </w:rPr>
      </w:pPr>
      <w:bookmarkStart w:id="390" w:name="_bkr86avivg9w" w:colFirst="0" w:colLast="0"/>
      <w:bookmarkStart w:id="391" w:name="_7iq7fhemwkhk"/>
      <w:bookmarkEnd w:id="390"/>
      <w:bookmarkEnd w:id="391"/>
      <w:r>
        <w:rPr>
          <w:color w:val="000000"/>
        </w:rPr>
        <w:t>Funding statement</w:t>
      </w:r>
    </w:p>
    <w:p w14:paraId="00000061" w14:textId="77777777" w:rsidR="009F02E6" w:rsidRDefault="00000000">
      <w:pPr>
        <w:spacing w:line="480" w:lineRule="auto"/>
        <w:jc w:val="left"/>
        <w:rPr>
          <w:sz w:val="24"/>
          <w:szCs w:val="24"/>
        </w:rPr>
      </w:pPr>
      <w:r>
        <w:rPr>
          <w:sz w:val="24"/>
          <w:szCs w:val="24"/>
        </w:rPr>
        <w:t>NOAA's Fisheries Information System program and AKFIN for project funding support.</w:t>
      </w:r>
    </w:p>
    <w:p w14:paraId="00000062" w14:textId="77777777" w:rsidR="009F02E6" w:rsidRDefault="00000000">
      <w:pPr>
        <w:spacing w:line="480" w:lineRule="auto"/>
        <w:jc w:val="left"/>
        <w:rPr>
          <w:sz w:val="24"/>
          <w:szCs w:val="24"/>
        </w:rPr>
      </w:pPr>
      <w:r>
        <w:rPr>
          <w:sz w:val="24"/>
          <w:szCs w:val="24"/>
        </w:rPr>
        <w:t>Funding for ADF&amp;G scales includes:</w:t>
      </w:r>
    </w:p>
    <w:p w14:paraId="00000063" w14:textId="77777777" w:rsidR="009F02E6" w:rsidRDefault="00000000">
      <w:pPr>
        <w:spacing w:line="480" w:lineRule="auto"/>
        <w:jc w:val="left"/>
        <w:rPr>
          <w:sz w:val="24"/>
          <w:szCs w:val="24"/>
        </w:rPr>
      </w:pPr>
      <w:r>
        <w:rPr>
          <w:sz w:val="24"/>
          <w:szCs w:val="24"/>
        </w:rPr>
        <w:lastRenderedPageBreak/>
        <w:t>Arctic-Yukon-Kuskokwim (AYK) Sustainable Salmon Initiative (SSI) Projects 45677 - phase 1 and 45164 - phase 2 and Project 466.</w:t>
      </w:r>
    </w:p>
    <w:p w14:paraId="00000064" w14:textId="77777777" w:rsidR="009F02E6" w:rsidRDefault="00000000">
      <w:pPr>
        <w:spacing w:line="480" w:lineRule="auto"/>
        <w:jc w:val="left"/>
        <w:rPr>
          <w:sz w:val="24"/>
          <w:szCs w:val="24"/>
        </w:rPr>
      </w:pPr>
      <w:r>
        <w:rPr>
          <w:sz w:val="24"/>
          <w:szCs w:val="24"/>
        </w:rPr>
        <w:t>North Pacific Marine Research Program Project SFOS 99-188.</w:t>
      </w:r>
    </w:p>
    <w:p w14:paraId="00000065" w14:textId="77777777" w:rsidR="009F02E6" w:rsidRDefault="00000000">
      <w:pPr>
        <w:spacing w:line="480" w:lineRule="auto"/>
        <w:jc w:val="left"/>
        <w:rPr>
          <w:sz w:val="24"/>
          <w:szCs w:val="24"/>
        </w:rPr>
      </w:pPr>
      <w:r>
        <w:rPr>
          <w:sz w:val="24"/>
          <w:szCs w:val="24"/>
        </w:rPr>
        <w:t>NOAA Award NA16FP2993.</w:t>
      </w:r>
    </w:p>
    <w:p w14:paraId="00000066" w14:textId="77777777" w:rsidR="009F02E6" w:rsidRDefault="00000000">
      <w:pPr>
        <w:spacing w:line="480" w:lineRule="auto"/>
        <w:jc w:val="left"/>
        <w:rPr>
          <w:sz w:val="24"/>
          <w:szCs w:val="24"/>
        </w:rPr>
      </w:pPr>
      <w:r>
        <w:rPr>
          <w:sz w:val="24"/>
          <w:szCs w:val="24"/>
        </w:rPr>
        <w:t>Pollock Cooperative Conservation Research Center Grant/Award 14-02.</w:t>
      </w:r>
    </w:p>
    <w:p w14:paraId="00000067" w14:textId="77777777" w:rsidR="009F02E6" w:rsidRDefault="00000000">
      <w:pPr>
        <w:pStyle w:val="Heading2"/>
        <w:spacing w:line="480" w:lineRule="auto"/>
        <w:rPr>
          <w:color w:val="000000"/>
        </w:rPr>
      </w:pPr>
      <w:bookmarkStart w:id="392" w:name="_yit9jtdw19kf" w:colFirst="0" w:colLast="0"/>
      <w:bookmarkStart w:id="393" w:name="_8xqxa71af419"/>
      <w:bookmarkEnd w:id="392"/>
      <w:bookmarkEnd w:id="393"/>
      <w:r>
        <w:rPr>
          <w:color w:val="000000"/>
        </w:rPr>
        <w:t>Data availability statement</w:t>
      </w:r>
    </w:p>
    <w:p w14:paraId="00000068" w14:textId="77777777" w:rsidR="009F02E6" w:rsidRDefault="00000000">
      <w:pPr>
        <w:spacing w:after="0" w:line="480" w:lineRule="auto"/>
        <w:jc w:val="left"/>
        <w:rPr>
          <w:sz w:val="24"/>
          <w:szCs w:val="24"/>
        </w:rPr>
      </w:pPr>
      <w:r>
        <w:rPr>
          <w:sz w:val="24"/>
          <w:szCs w:val="24"/>
          <w:highlight w:val="white"/>
        </w:rPr>
        <w:t xml:space="preserve">All </w:t>
      </w:r>
      <w:r>
        <w:rPr>
          <w:sz w:val="24"/>
          <w:szCs w:val="24"/>
        </w:rPr>
        <w:t>model code is available at https://github.com/PSMFC-FIN/chumputer</w:t>
      </w:r>
      <w:ins w:id="394" w:author="Authors" w:date="2026-08-21T10:05:00Z" w16du:dateUtc="2026-08-21T17:05:00Z">
        <w:r>
          <w:rPr>
            <w:sz w:val="24"/>
            <w:szCs w:val="24"/>
          </w:rPr>
          <w:t>-manuscript</w:t>
        </w:r>
      </w:ins>
      <w:r>
        <w:rPr>
          <w:sz w:val="24"/>
          <w:szCs w:val="24"/>
        </w:rPr>
        <w:t xml:space="preserve">. </w:t>
      </w:r>
    </w:p>
    <w:p w14:paraId="00000069" w14:textId="77777777" w:rsidR="009F02E6" w:rsidRDefault="00000000">
      <w:pPr>
        <w:spacing w:after="0" w:line="480" w:lineRule="auto"/>
        <w:jc w:val="left"/>
        <w:rPr>
          <w:b/>
          <w:bCs/>
          <w:i/>
          <w:iCs/>
        </w:rPr>
      </w:pPr>
      <w:r>
        <w:rPr>
          <w:sz w:val="24"/>
          <w:szCs w:val="24"/>
        </w:rPr>
        <w:t xml:space="preserve">Underlying data (scale images and trained model files) will be archived in a public repository (e.g., </w:t>
      </w:r>
      <w:proofErr w:type="spellStart"/>
      <w:r>
        <w:rPr>
          <w:sz w:val="24"/>
          <w:szCs w:val="24"/>
        </w:rPr>
        <w:t>Zenodo</w:t>
      </w:r>
      <w:proofErr w:type="spellEnd"/>
      <w:r>
        <w:rPr>
          <w:sz w:val="24"/>
          <w:szCs w:val="24"/>
        </w:rPr>
        <w:t xml:space="preserve">) and assigned a DOI upon acceptance. </w:t>
      </w:r>
      <w:r>
        <w:rPr>
          <w:rFonts w:ascii="Montserrat" w:eastAsia="Montserrat" w:hAnsi="Montserrat" w:cs="Montserrat"/>
          <w:sz w:val="21"/>
          <w:szCs w:val="21"/>
        </w:rPr>
        <w:t xml:space="preserve"> </w:t>
      </w:r>
    </w:p>
    <w:p w14:paraId="0000006A" w14:textId="77777777" w:rsidR="009F02E6" w:rsidRDefault="00000000">
      <w:pPr>
        <w:pStyle w:val="Heading1"/>
        <w:spacing w:line="480" w:lineRule="auto"/>
        <w:jc w:val="left"/>
        <w:rPr>
          <w:color w:val="000000"/>
          <w:sz w:val="20"/>
          <w:szCs w:val="20"/>
        </w:rPr>
      </w:pPr>
      <w:r>
        <w:rPr>
          <w:color w:val="000000"/>
        </w:rPr>
        <w:t xml:space="preserve">References </w:t>
      </w:r>
    </w:p>
    <w:p w14:paraId="0000006B" w14:textId="77777777" w:rsidR="009F02E6" w:rsidRDefault="00000000">
      <w:pPr>
        <w:spacing w:after="240" w:line="480" w:lineRule="auto"/>
        <w:ind w:left="892" w:hanging="446"/>
        <w:jc w:val="left"/>
        <w:rPr>
          <w:ins w:id="395" w:author="Authors" w:date="2026-08-21T10:05:00Z" w16du:dateUtc="2026-08-21T17:05:00Z"/>
          <w:sz w:val="24"/>
          <w:szCs w:val="24"/>
        </w:rPr>
      </w:pPr>
      <w:ins w:id="396" w:author="Authors" w:date="2026-08-21T10:05:00Z" w16du:dateUtc="2026-08-21T17:05:00Z">
        <w:r>
          <w:rPr>
            <w:sz w:val="24"/>
            <w:szCs w:val="24"/>
          </w:rPr>
          <w:t xml:space="preserve">Abadi, M., Barham, P., Chen, J., Chen, Z., Davis, A., Dean, J., Devin, M., Ghemawat, S., Irving, G., Isard, M., </w:t>
        </w:r>
        <w:proofErr w:type="spellStart"/>
        <w:r>
          <w:rPr>
            <w:sz w:val="24"/>
            <w:szCs w:val="24"/>
          </w:rPr>
          <w:t>Kudlur</w:t>
        </w:r>
        <w:proofErr w:type="spellEnd"/>
        <w:r>
          <w:rPr>
            <w:sz w:val="24"/>
            <w:szCs w:val="24"/>
          </w:rPr>
          <w:t>, M., Levenberg, J., Monga, R., Moore, S., Murray, D.G., Steiner, B., Tucker, P., Vasudevan, V., Warden, P., Wicke, M., Yu, Y., and Zheng, X. 2016. TensorFlow: a system for large-scale machine learning. arXiv:1605.08695.</w:t>
        </w:r>
      </w:ins>
    </w:p>
    <w:p w14:paraId="0000006C" w14:textId="77777777" w:rsidR="009F02E6" w:rsidRDefault="00000000">
      <w:pPr>
        <w:spacing w:after="240" w:line="480" w:lineRule="auto"/>
        <w:ind w:left="892" w:hanging="446"/>
        <w:jc w:val="left"/>
        <w:rPr>
          <w:sz w:val="24"/>
          <w:szCs w:val="24"/>
        </w:rPr>
      </w:pPr>
      <w:r>
        <w:rPr>
          <w:sz w:val="24"/>
          <w:szCs w:val="24"/>
        </w:rPr>
        <w:t>Alaska Fisheries Science Center. 2025. Observer sampling manual. Fisheries Monitoring and Analysis Division, North Pacific Groundfish Observer Program. Alaska Fisheries Science Center, Seattle, WA.</w:t>
      </w:r>
    </w:p>
    <w:p w14:paraId="0000006D" w14:textId="77777777" w:rsidR="009F02E6" w:rsidRDefault="00000000">
      <w:pPr>
        <w:spacing w:before="240" w:after="240" w:line="480" w:lineRule="auto"/>
        <w:ind w:left="892" w:hanging="446"/>
        <w:jc w:val="left"/>
        <w:rPr>
          <w:moveTo w:id="397" w:author="Authors" w:date="2026-08-21T10:05:00Z" w16du:dateUtc="2026-08-21T17:05:00Z"/>
          <w:sz w:val="24"/>
          <w:szCs w:val="24"/>
        </w:rPr>
      </w:pPr>
      <w:r>
        <w:rPr>
          <w:sz w:val="24"/>
          <w:szCs w:val="24"/>
        </w:rPr>
        <w:lastRenderedPageBreak/>
        <w:t>Agler, B.A</w:t>
      </w:r>
      <w:moveToRangeStart w:id="398" w:author="Authors" w:date="2026-08-21T10:05:00Z" w:name="move238199182"/>
      <w:moveTo w:id="399" w:author="Authors" w:date="2026-08-21T10:05:00Z" w16du:dateUtc="2026-08-21T17:05:00Z">
        <w:r>
          <w:rPr>
            <w:sz w:val="24"/>
            <w:szCs w:val="24"/>
          </w:rPr>
          <w:t>. 2012. Growth of Western Alaska and Asian chum salmon (Oncorhynchus keta) in relationship to climatic factors and inter- and intraspecific competition. Ph.D. thesis, University of Alaska Fairbanks, Fairbanks, AK.</w:t>
        </w:r>
      </w:moveTo>
    </w:p>
    <w:moveToRangeEnd w:id="398"/>
    <w:p w14:paraId="0000006E" w14:textId="77777777" w:rsidR="009F02E6" w:rsidRDefault="00000000">
      <w:pPr>
        <w:spacing w:before="240" w:after="240" w:line="480" w:lineRule="auto"/>
        <w:ind w:left="892" w:hanging="446"/>
        <w:jc w:val="left"/>
        <w:rPr>
          <w:sz w:val="24"/>
          <w:szCs w:val="24"/>
        </w:rPr>
      </w:pPr>
      <w:ins w:id="400" w:author="Authors" w:date="2026-08-21T10:05:00Z" w16du:dateUtc="2026-08-21T17:05:00Z">
        <w:r>
          <w:rPr>
            <w:sz w:val="24"/>
            <w:szCs w:val="24"/>
          </w:rPr>
          <w:t>Agler, B.A</w:t>
        </w:r>
      </w:ins>
      <w:r>
        <w:rPr>
          <w:sz w:val="24"/>
          <w:szCs w:val="24"/>
        </w:rPr>
        <w:t xml:space="preserve">., </w:t>
      </w:r>
      <w:proofErr w:type="spellStart"/>
      <w:r>
        <w:rPr>
          <w:sz w:val="24"/>
          <w:szCs w:val="24"/>
        </w:rPr>
        <w:t>Ruggerone</w:t>
      </w:r>
      <w:proofErr w:type="spellEnd"/>
      <w:r>
        <w:rPr>
          <w:sz w:val="24"/>
          <w:szCs w:val="24"/>
        </w:rPr>
        <w:t xml:space="preserve">, G.T., Wilson, L.I., and </w:t>
      </w:r>
      <w:proofErr w:type="spellStart"/>
      <w:r>
        <w:rPr>
          <w:sz w:val="24"/>
          <w:szCs w:val="24"/>
        </w:rPr>
        <w:t>Mueter</w:t>
      </w:r>
      <w:proofErr w:type="spellEnd"/>
      <w:r>
        <w:rPr>
          <w:sz w:val="24"/>
          <w:szCs w:val="24"/>
        </w:rPr>
        <w:t xml:space="preserve">, F.J. 2013. Historical growth of Bristol Bay and Yukon River, Alaska, chum salmon (Oncorhynchus keta) in relation to climate and inter- and intraspecific competition. Deep-Sea Res. II 94: 165–177. </w:t>
      </w:r>
      <w:proofErr w:type="gramStart"/>
      <w:r>
        <w:rPr>
          <w:sz w:val="24"/>
          <w:szCs w:val="24"/>
        </w:rPr>
        <w:t>doi:10.1016/j.dsr2</w:t>
      </w:r>
      <w:proofErr w:type="gramEnd"/>
      <w:r>
        <w:rPr>
          <w:sz w:val="24"/>
          <w:szCs w:val="24"/>
        </w:rPr>
        <w:t>.2013.04.008.</w:t>
      </w:r>
    </w:p>
    <w:p w14:paraId="687D0FE4" w14:textId="77777777" w:rsidR="009F02E6" w:rsidRDefault="00D4503C">
      <w:pPr>
        <w:spacing w:before="240" w:after="240" w:line="480" w:lineRule="auto"/>
        <w:ind w:left="892" w:hanging="446"/>
        <w:jc w:val="left"/>
        <w:rPr>
          <w:moveFrom w:id="401" w:author="Authors" w:date="2026-08-21T10:05:00Z" w16du:dateUtc="2026-08-21T17:05:00Z"/>
          <w:sz w:val="24"/>
          <w:szCs w:val="24"/>
        </w:rPr>
      </w:pPr>
      <w:del w:id="402" w:author="Authors" w:date="2026-08-21T10:05:00Z" w16du:dateUtc="2026-08-21T17:05:00Z">
        <w:r w:rsidRPr="00D4503C">
          <w:rPr>
            <w:sz w:val="24"/>
            <w:szCs w:val="24"/>
          </w:rPr>
          <w:delText>Agler, B.A</w:delText>
        </w:r>
      </w:del>
      <w:moveFromRangeStart w:id="403" w:author="Authors" w:date="2026-08-21T10:05:00Z" w:name="move238199182"/>
      <w:moveFrom w:id="404" w:author="Authors" w:date="2026-08-21T10:05:00Z" w16du:dateUtc="2026-08-21T17:05:00Z">
        <w:r w:rsidR="00000000">
          <w:rPr>
            <w:sz w:val="24"/>
            <w:szCs w:val="24"/>
          </w:rPr>
          <w:t>. 2012. Growth of Western Alaska and Asian chum salmon (Oncorhynchus keta) in relationship to climatic factors and inter- and intraspecific competition. Ph.D. thesis, University of Alaska Fairbanks, Fairbanks, AK.</w:t>
        </w:r>
      </w:moveFrom>
    </w:p>
    <w:moveFromRangeEnd w:id="403"/>
    <w:p w14:paraId="0000006F" w14:textId="77777777" w:rsidR="009F02E6" w:rsidRDefault="00000000">
      <w:pPr>
        <w:spacing w:before="240" w:after="240" w:line="480" w:lineRule="auto"/>
        <w:ind w:left="892" w:hanging="446"/>
        <w:jc w:val="left"/>
        <w:rPr>
          <w:sz w:val="24"/>
          <w:szCs w:val="24"/>
        </w:rPr>
      </w:pPr>
      <w:r>
        <w:rPr>
          <w:sz w:val="24"/>
          <w:szCs w:val="24"/>
        </w:rPr>
        <w:t xml:space="preserve">Anderson, A.J., Claiborne, A.M., and Smith, W. 2023. Validation of age estimates for chum and sockeye salmon derived from otolith and scale analysis. Fish. Res. 259: 106556. </w:t>
      </w:r>
      <w:proofErr w:type="gramStart"/>
      <w:r>
        <w:rPr>
          <w:sz w:val="24"/>
          <w:szCs w:val="24"/>
        </w:rPr>
        <w:t>doi:10.1016/j.fishres</w:t>
      </w:r>
      <w:proofErr w:type="gramEnd"/>
      <w:r>
        <w:rPr>
          <w:sz w:val="24"/>
          <w:szCs w:val="24"/>
        </w:rPr>
        <w:t>.2022.106556.</w:t>
      </w:r>
    </w:p>
    <w:p w14:paraId="00000070" w14:textId="77777777" w:rsidR="009F02E6" w:rsidRDefault="00000000">
      <w:pPr>
        <w:spacing w:before="240" w:after="240" w:line="480" w:lineRule="auto"/>
        <w:ind w:left="892" w:hanging="446"/>
        <w:jc w:val="left"/>
        <w:rPr>
          <w:sz w:val="24"/>
          <w:szCs w:val="24"/>
        </w:rPr>
      </w:pPr>
      <w:r>
        <w:rPr>
          <w:sz w:val="24"/>
          <w:szCs w:val="24"/>
        </w:rPr>
        <w:t xml:space="preserve">Barber, W.E., and Walker, R.J. 1988. </w:t>
      </w:r>
      <w:proofErr w:type="spellStart"/>
      <w:r>
        <w:rPr>
          <w:sz w:val="24"/>
          <w:szCs w:val="24"/>
        </w:rPr>
        <w:t>Circuli</w:t>
      </w:r>
      <w:proofErr w:type="spellEnd"/>
      <w:r>
        <w:rPr>
          <w:sz w:val="24"/>
          <w:szCs w:val="24"/>
        </w:rPr>
        <w:t xml:space="preserve"> spacing and annulus formation: is there more than meets the eye? The case for sockeye salmon (Oncorhynchus nerka). J. Fish Biol. 32: 237–245. doi:10.1111/j.1095-</w:t>
      </w:r>
      <w:proofErr w:type="gramStart"/>
      <w:r>
        <w:rPr>
          <w:sz w:val="24"/>
          <w:szCs w:val="24"/>
        </w:rPr>
        <w:t>8649.1988.tb05357.x.</w:t>
      </w:r>
      <w:proofErr w:type="gramEnd"/>
    </w:p>
    <w:p w14:paraId="00000071" w14:textId="77777777" w:rsidR="009F02E6" w:rsidRDefault="00000000">
      <w:pPr>
        <w:spacing w:before="240" w:after="240" w:line="480" w:lineRule="auto"/>
        <w:ind w:left="892" w:hanging="446"/>
        <w:jc w:val="left"/>
        <w:rPr>
          <w:sz w:val="24"/>
          <w:szCs w:val="24"/>
        </w:rPr>
      </w:pPr>
      <w:r>
        <w:rPr>
          <w:sz w:val="24"/>
          <w:szCs w:val="24"/>
        </w:rPr>
        <w:t xml:space="preserve">Barry, P.D., </w:t>
      </w:r>
      <w:proofErr w:type="spellStart"/>
      <w:r>
        <w:rPr>
          <w:sz w:val="24"/>
          <w:szCs w:val="24"/>
        </w:rPr>
        <w:t>Kondzela</w:t>
      </w:r>
      <w:proofErr w:type="spellEnd"/>
      <w:r>
        <w:rPr>
          <w:sz w:val="24"/>
          <w:szCs w:val="24"/>
        </w:rPr>
        <w:t xml:space="preserve">, C.M., Whittle, J.A., Watson, J.T., Karpan, K., D’Amelio, K., and Larson, W.A. 2022. Genetic stock composition analysis of chum salmon from the prohibited species catch of the 2021 Bering Sea walleye </w:t>
      </w:r>
      <w:proofErr w:type="gramStart"/>
      <w:r>
        <w:rPr>
          <w:sz w:val="24"/>
          <w:szCs w:val="24"/>
        </w:rPr>
        <w:t>pollock</w:t>
      </w:r>
      <w:proofErr w:type="gramEnd"/>
      <w:r>
        <w:rPr>
          <w:sz w:val="24"/>
          <w:szCs w:val="24"/>
        </w:rPr>
        <w:t xml:space="preserve"> trawl fishery. U.S. Dep. Commer., NOAA Tech. Memo. NMFS-AFSC-454. 50 p.</w:t>
      </w:r>
    </w:p>
    <w:p w14:paraId="00000072" w14:textId="77777777" w:rsidR="009F02E6" w:rsidRDefault="00000000">
      <w:pPr>
        <w:spacing w:before="240" w:after="240" w:line="480" w:lineRule="auto"/>
        <w:ind w:left="892" w:hanging="446"/>
        <w:jc w:val="left"/>
        <w:rPr>
          <w:sz w:val="24"/>
          <w:szCs w:val="24"/>
        </w:rPr>
      </w:pPr>
      <w:r>
        <w:rPr>
          <w:sz w:val="24"/>
          <w:szCs w:val="24"/>
        </w:rPr>
        <w:lastRenderedPageBreak/>
        <w:t xml:space="preserve">Beamish, R.J., and Fournier, D.A. 1981. A method for comparing the precision of a set of age determinations. Can. J. Fish. </w:t>
      </w:r>
      <w:proofErr w:type="spellStart"/>
      <w:r>
        <w:rPr>
          <w:sz w:val="24"/>
          <w:szCs w:val="24"/>
        </w:rPr>
        <w:t>Aquat</w:t>
      </w:r>
      <w:proofErr w:type="spellEnd"/>
      <w:r>
        <w:rPr>
          <w:sz w:val="24"/>
          <w:szCs w:val="24"/>
        </w:rPr>
        <w:t>. Sci. 38: 982–983. doi:10.1139/f81-132.</w:t>
      </w:r>
    </w:p>
    <w:p w14:paraId="00000073" w14:textId="77777777" w:rsidR="009F02E6" w:rsidRDefault="00000000">
      <w:pPr>
        <w:spacing w:before="240" w:after="240" w:line="480" w:lineRule="auto"/>
        <w:ind w:left="892" w:hanging="446"/>
        <w:jc w:val="left"/>
        <w:rPr>
          <w:sz w:val="24"/>
          <w:szCs w:val="24"/>
        </w:rPr>
      </w:pPr>
      <w:r>
        <w:rPr>
          <w:sz w:val="24"/>
          <w:szCs w:val="24"/>
        </w:rPr>
        <w:t xml:space="preserve">Beamish, R.J., and Mahnken, C. 2001. A critical size and period hypothesis to explain natural regulation of salmon abundance and the linkage to climate and climate change. Prog. </w:t>
      </w:r>
      <w:proofErr w:type="spellStart"/>
      <w:r>
        <w:rPr>
          <w:sz w:val="24"/>
          <w:szCs w:val="24"/>
        </w:rPr>
        <w:t>Oceanogr</w:t>
      </w:r>
      <w:proofErr w:type="spellEnd"/>
      <w:r>
        <w:rPr>
          <w:sz w:val="24"/>
          <w:szCs w:val="24"/>
        </w:rPr>
        <w:t>. 49: 423–437. doi:10.1016/S0079-6611(01)00034-9.</w:t>
      </w:r>
    </w:p>
    <w:p w14:paraId="00000074" w14:textId="77777777" w:rsidR="009F02E6" w:rsidRDefault="00000000">
      <w:pPr>
        <w:spacing w:before="240" w:after="240" w:line="480" w:lineRule="auto"/>
        <w:ind w:left="892" w:hanging="446"/>
        <w:jc w:val="left"/>
        <w:rPr>
          <w:sz w:val="24"/>
          <w:szCs w:val="24"/>
        </w:rPr>
      </w:pPr>
      <w:r>
        <w:rPr>
          <w:sz w:val="24"/>
          <w:szCs w:val="24"/>
        </w:rPr>
        <w:t>Beamish, R.J., and McFarlane, G.A. 1995. A discussion of the importance of aging errors, and an application to walleye pollock: the world’s largest fishery. In Recent developments in fish otolith research. Edited by D.E. Secor, J.M. Dean, and S.E. Campana. University of South Carolina Press, Columbia, SC. pp. 545–565.</w:t>
      </w:r>
    </w:p>
    <w:p w14:paraId="00000075" w14:textId="77777777" w:rsidR="009F02E6" w:rsidRDefault="00000000">
      <w:pPr>
        <w:spacing w:before="240" w:after="240" w:line="480" w:lineRule="auto"/>
        <w:ind w:left="892" w:hanging="446"/>
        <w:jc w:val="left"/>
        <w:rPr>
          <w:sz w:val="24"/>
          <w:szCs w:val="24"/>
        </w:rPr>
      </w:pPr>
      <w:r>
        <w:rPr>
          <w:sz w:val="24"/>
          <w:szCs w:val="24"/>
        </w:rPr>
        <w:t xml:space="preserve">Benson, I., Helser, T.E., Marchetti, G., and Barnett, B. 2023. The future of fish age estimation: deep machine learning coupled with Fourier transform near-infrared spectroscopy of otoliths. Can. J. Fish. </w:t>
      </w:r>
      <w:proofErr w:type="spellStart"/>
      <w:r>
        <w:rPr>
          <w:sz w:val="24"/>
          <w:szCs w:val="24"/>
        </w:rPr>
        <w:t>Aquat</w:t>
      </w:r>
      <w:proofErr w:type="spellEnd"/>
      <w:r>
        <w:rPr>
          <w:sz w:val="24"/>
          <w:szCs w:val="24"/>
        </w:rPr>
        <w:t>. Sci. 80: 1482–1494. doi:10.1139/cjfas-2023-0045.</w:t>
      </w:r>
    </w:p>
    <w:p w14:paraId="00000076" w14:textId="77777777" w:rsidR="009F02E6" w:rsidRDefault="00000000">
      <w:pPr>
        <w:spacing w:before="240" w:after="240" w:line="480" w:lineRule="auto"/>
        <w:ind w:left="892" w:hanging="446"/>
        <w:jc w:val="left"/>
        <w:rPr>
          <w:sz w:val="24"/>
          <w:szCs w:val="24"/>
        </w:rPr>
      </w:pPr>
      <w:r>
        <w:rPr>
          <w:sz w:val="24"/>
          <w:szCs w:val="24"/>
        </w:rPr>
        <w:t>Boehlert, G.W. 1985. Using objective criteria and multiple-regression models for age determination in fishes. Fish. Bull. U.S. 83: 103–117.</w:t>
      </w:r>
    </w:p>
    <w:p w14:paraId="00000077" w14:textId="77777777" w:rsidR="009F02E6" w:rsidRDefault="00000000">
      <w:pPr>
        <w:spacing w:before="240" w:after="240" w:line="480" w:lineRule="auto"/>
        <w:ind w:left="892" w:hanging="446"/>
        <w:jc w:val="left"/>
        <w:rPr>
          <w:sz w:val="24"/>
          <w:szCs w:val="24"/>
        </w:rPr>
      </w:pPr>
      <w:r>
        <w:rPr>
          <w:sz w:val="24"/>
          <w:szCs w:val="24"/>
        </w:rPr>
        <w:t>Campana, S.E. 2001. Accuracy, precision, and quality control in age determination, including a review of the use and abuse of age-validation methods. J. Fish Biol. 59: 197–242. doi:10.1006/jfbi.2001.1668.</w:t>
      </w:r>
    </w:p>
    <w:p w14:paraId="00000078" w14:textId="77777777" w:rsidR="009F02E6" w:rsidRDefault="00000000">
      <w:pPr>
        <w:spacing w:before="240" w:after="240" w:line="480" w:lineRule="auto"/>
        <w:ind w:left="892" w:hanging="446"/>
        <w:jc w:val="left"/>
        <w:rPr>
          <w:sz w:val="24"/>
          <w:szCs w:val="24"/>
        </w:rPr>
      </w:pPr>
      <w:r>
        <w:rPr>
          <w:sz w:val="24"/>
          <w:szCs w:val="24"/>
        </w:rPr>
        <w:t>Cass, A.J., and Beamish, R.J. 1983. First evidence of validity of the fin-ray method of age determination for marine fishes. N. Am. J. Fish. Manag. 3: 182–188. doi:10.1577/1548-8659(1983)3&lt;</w:t>
      </w:r>
      <w:proofErr w:type="gramStart"/>
      <w:r>
        <w:rPr>
          <w:sz w:val="24"/>
          <w:szCs w:val="24"/>
        </w:rPr>
        <w:t>182:FEOVOT</w:t>
      </w:r>
      <w:proofErr w:type="gramEnd"/>
      <w:del w:id="405" w:author="Authors" w:date="2026-08-21T10:05:00Z" w16du:dateUtc="2026-08-21T17:05:00Z">
        <w:r w:rsidR="00D4503C" w:rsidRPr="00D4503C">
          <w:rPr>
            <w:sz w:val="24"/>
            <w:szCs w:val="24"/>
          </w:rPr>
          <w:delText>&gt;2.0.CO;</w:delText>
        </w:r>
      </w:del>
      <w:ins w:id="406" w:author="Authors" w:date="2026-08-21T10:05:00Z" w16du:dateUtc="2026-08-21T17:05:00Z">
        <w:r>
          <w:rPr>
            <w:sz w:val="24"/>
            <w:szCs w:val="24"/>
          </w:rPr>
          <w:t>&gt;</w:t>
        </w:r>
        <w:r>
          <w:fldChar w:fldCharType="begin"/>
        </w:r>
        <w:r>
          <w:instrText>HYPERLINK "http://2.0.co" \h</w:instrText>
        </w:r>
        <w:r>
          <w:fldChar w:fldCharType="separate"/>
        </w:r>
        <w:r>
          <w:rPr>
            <w:color w:val="1155CC"/>
            <w:sz w:val="24"/>
            <w:szCs w:val="24"/>
            <w:u w:val="single"/>
          </w:rPr>
          <w:t>2.0.CO</w:t>
        </w:r>
        <w:r>
          <w:fldChar w:fldCharType="end"/>
        </w:r>
        <w:r>
          <w:rPr>
            <w:sz w:val="24"/>
            <w:szCs w:val="24"/>
          </w:rPr>
          <w:t>;</w:t>
        </w:r>
      </w:ins>
      <w:r>
        <w:rPr>
          <w:sz w:val="24"/>
          <w:szCs w:val="24"/>
        </w:rPr>
        <w:t>2.</w:t>
      </w:r>
    </w:p>
    <w:p w14:paraId="00000079" w14:textId="77777777" w:rsidR="009F02E6" w:rsidRDefault="00000000">
      <w:pPr>
        <w:spacing w:before="240" w:after="240" w:line="480" w:lineRule="auto"/>
        <w:ind w:left="892" w:hanging="446"/>
        <w:jc w:val="left"/>
        <w:rPr>
          <w:ins w:id="407" w:author="Authors" w:date="2026-08-21T10:05:00Z" w16du:dateUtc="2026-08-21T17:05:00Z"/>
          <w:sz w:val="24"/>
          <w:szCs w:val="24"/>
        </w:rPr>
      </w:pPr>
      <w:ins w:id="408" w:author="Authors" w:date="2026-08-21T10:05:00Z" w16du:dateUtc="2026-08-21T17:05:00Z">
        <w:r>
          <w:rPr>
            <w:sz w:val="24"/>
            <w:szCs w:val="24"/>
          </w:rPr>
          <w:lastRenderedPageBreak/>
          <w:t xml:space="preserve">Cayetano, A., Stransky, C., Birk, A., and Brey, T. 2024. Fish age </w:t>
        </w:r>
        <w:proofErr w:type="gramStart"/>
        <w:r>
          <w:rPr>
            <w:sz w:val="24"/>
            <w:szCs w:val="24"/>
          </w:rPr>
          <w:t>reading using</w:t>
        </w:r>
        <w:proofErr w:type="gramEnd"/>
        <w:r>
          <w:rPr>
            <w:sz w:val="24"/>
            <w:szCs w:val="24"/>
          </w:rPr>
          <w:t xml:space="preserve"> deep learning methods for object-detection and segmentation. ICES J. Mar. Sci. 81: 687–700. doi:10.1093/</w:t>
        </w:r>
        <w:proofErr w:type="spellStart"/>
        <w:r>
          <w:rPr>
            <w:sz w:val="24"/>
            <w:szCs w:val="24"/>
          </w:rPr>
          <w:t>icesjms</w:t>
        </w:r>
        <w:proofErr w:type="spellEnd"/>
        <w:r>
          <w:rPr>
            <w:sz w:val="24"/>
            <w:szCs w:val="24"/>
          </w:rPr>
          <w:t xml:space="preserve">/fsae020. </w:t>
        </w:r>
      </w:ins>
    </w:p>
    <w:p w14:paraId="0000007A" w14:textId="77777777" w:rsidR="009F02E6" w:rsidRDefault="00000000">
      <w:pPr>
        <w:spacing w:before="240" w:after="240" w:line="480" w:lineRule="auto"/>
        <w:ind w:left="892" w:hanging="446"/>
        <w:jc w:val="left"/>
        <w:rPr>
          <w:sz w:val="24"/>
          <w:szCs w:val="24"/>
        </w:rPr>
      </w:pPr>
      <w:r>
        <w:rPr>
          <w:sz w:val="24"/>
          <w:szCs w:val="24"/>
        </w:rPr>
        <w:t>Chen, L., Li, S., Bai, Q., Yang, J., Jiang, S., and Miao, Y. 2021. Review of image classification algorithms based on convolutional neural networks. Remote Sens. 13: 4712. doi:10.3390/rs13224712.</w:t>
      </w:r>
    </w:p>
    <w:p w14:paraId="0000007B" w14:textId="77777777" w:rsidR="009F02E6" w:rsidRDefault="00000000">
      <w:pPr>
        <w:spacing w:before="240" w:after="240" w:line="480" w:lineRule="auto"/>
        <w:ind w:left="892" w:hanging="446"/>
        <w:jc w:val="left"/>
        <w:rPr>
          <w:ins w:id="409" w:author="Authors" w:date="2026-08-21T10:05:00Z" w16du:dateUtc="2026-08-21T17:05:00Z"/>
          <w:sz w:val="24"/>
          <w:szCs w:val="24"/>
        </w:rPr>
      </w:pPr>
      <w:ins w:id="410" w:author="Authors" w:date="2026-08-21T10:05:00Z" w16du:dateUtc="2026-08-21T17:05:00Z">
        <w:r>
          <w:rPr>
            <w:sz w:val="24"/>
            <w:szCs w:val="24"/>
          </w:rPr>
          <w:t>Cho, J., Lee, K., Shin, E., Choy, G., and Do, S. 2016. How much data is needed to train a medical image deep learning system to achieve necessary high accuracy? arXiv:1511.06348. doi:10.48550/arXiv.1511.06348.</w:t>
        </w:r>
      </w:ins>
    </w:p>
    <w:p w14:paraId="0000007C" w14:textId="77777777" w:rsidR="009F02E6" w:rsidRDefault="00000000">
      <w:pPr>
        <w:spacing w:before="240" w:after="240" w:line="480" w:lineRule="auto"/>
        <w:ind w:left="892" w:hanging="446"/>
        <w:jc w:val="left"/>
        <w:rPr>
          <w:sz w:val="24"/>
          <w:szCs w:val="24"/>
        </w:rPr>
      </w:pPr>
      <w:r>
        <w:rPr>
          <w:sz w:val="24"/>
          <w:szCs w:val="24"/>
        </w:rPr>
        <w:t xml:space="preserve">Chollet, F. 2015. </w:t>
      </w:r>
      <w:proofErr w:type="spellStart"/>
      <w:r>
        <w:rPr>
          <w:sz w:val="24"/>
          <w:szCs w:val="24"/>
        </w:rPr>
        <w:t>Keras</w:t>
      </w:r>
      <w:proofErr w:type="spellEnd"/>
      <w:r>
        <w:rPr>
          <w:sz w:val="24"/>
          <w:szCs w:val="24"/>
        </w:rPr>
        <w:t xml:space="preserve"> [computer software]. Available from https://keras.io.</w:t>
      </w:r>
    </w:p>
    <w:p w14:paraId="0000007D" w14:textId="77777777" w:rsidR="009F02E6" w:rsidRDefault="00000000">
      <w:pPr>
        <w:spacing w:before="240" w:after="240" w:line="480" w:lineRule="auto"/>
        <w:ind w:left="892" w:hanging="446"/>
        <w:jc w:val="left"/>
        <w:rPr>
          <w:sz w:val="24"/>
          <w:szCs w:val="24"/>
        </w:rPr>
      </w:pPr>
      <w:r>
        <w:rPr>
          <w:sz w:val="24"/>
          <w:szCs w:val="24"/>
        </w:rPr>
        <w:t>Chollet, F. 2018. Deep learning with Python. 1st ed. Manning Publications Co., Shelter Island, NY.</w:t>
      </w:r>
    </w:p>
    <w:p w14:paraId="0000007E" w14:textId="77777777" w:rsidR="009F02E6" w:rsidRDefault="00000000">
      <w:pPr>
        <w:spacing w:before="240" w:after="240" w:line="480" w:lineRule="auto"/>
        <w:ind w:left="892" w:hanging="446"/>
        <w:jc w:val="left"/>
        <w:rPr>
          <w:sz w:val="24"/>
          <w:szCs w:val="24"/>
        </w:rPr>
      </w:pPr>
      <w:r>
        <w:rPr>
          <w:sz w:val="24"/>
          <w:szCs w:val="24"/>
        </w:rPr>
        <w:t xml:space="preserve">Claiborne, A.M., Campbell, L.A., Stevick, B.C., Sandell, T.A., Losee, J.P., Litz, M.N.C., and Anderson, J.J. 2020. Correspondence between scale growth, feeding conditions, and survival of adult Chinook salmon returning to the southern Salish Sea: implications for forecasting. Prog. </w:t>
      </w:r>
      <w:proofErr w:type="spellStart"/>
      <w:r>
        <w:rPr>
          <w:sz w:val="24"/>
          <w:szCs w:val="24"/>
        </w:rPr>
        <w:t>Oceanogr</w:t>
      </w:r>
      <w:proofErr w:type="spellEnd"/>
      <w:r>
        <w:rPr>
          <w:sz w:val="24"/>
          <w:szCs w:val="24"/>
        </w:rPr>
        <w:t xml:space="preserve">. 198: 102443. </w:t>
      </w:r>
      <w:proofErr w:type="gramStart"/>
      <w:r>
        <w:rPr>
          <w:sz w:val="24"/>
          <w:szCs w:val="24"/>
        </w:rPr>
        <w:t>doi:10.1016/j.pocean</w:t>
      </w:r>
      <w:proofErr w:type="gramEnd"/>
      <w:r>
        <w:rPr>
          <w:sz w:val="24"/>
          <w:szCs w:val="24"/>
        </w:rPr>
        <w:t>.2020.102443.</w:t>
      </w:r>
    </w:p>
    <w:p w14:paraId="0000007F" w14:textId="77777777" w:rsidR="009F02E6" w:rsidRDefault="00000000">
      <w:pPr>
        <w:spacing w:before="240" w:after="240" w:line="480" w:lineRule="auto"/>
        <w:ind w:left="892" w:hanging="446"/>
        <w:jc w:val="left"/>
        <w:rPr>
          <w:sz w:val="24"/>
          <w:szCs w:val="24"/>
        </w:rPr>
      </w:pPr>
      <w:r>
        <w:rPr>
          <w:sz w:val="24"/>
          <w:szCs w:val="24"/>
        </w:rPr>
        <w:t>Clutter, R.I., and Whitesel, L.E. 1956. Collection and interpretation of sockeye salmon scales. International Pacific Salmon Fisheries Commission, New Westminster, BC.</w:t>
      </w:r>
    </w:p>
    <w:p w14:paraId="00000080" w14:textId="77777777" w:rsidR="009F02E6" w:rsidRDefault="00000000">
      <w:pPr>
        <w:spacing w:before="240" w:after="240" w:line="480" w:lineRule="auto"/>
        <w:ind w:left="892" w:hanging="446"/>
        <w:jc w:val="left"/>
        <w:rPr>
          <w:sz w:val="24"/>
          <w:szCs w:val="24"/>
        </w:rPr>
      </w:pPr>
      <w:r>
        <w:rPr>
          <w:sz w:val="24"/>
          <w:szCs w:val="24"/>
        </w:rPr>
        <w:t>Elgendy, M. 2020. Deep learning for vision systems. Manning Publications Co., Shelter Island, NY.</w:t>
      </w:r>
    </w:p>
    <w:p w14:paraId="00000081" w14:textId="77777777" w:rsidR="009F02E6" w:rsidRDefault="00000000">
      <w:pPr>
        <w:spacing w:before="240" w:after="240" w:line="480" w:lineRule="auto"/>
        <w:ind w:left="892" w:hanging="446"/>
        <w:jc w:val="left"/>
        <w:rPr>
          <w:sz w:val="24"/>
          <w:szCs w:val="24"/>
        </w:rPr>
      </w:pPr>
      <w:proofErr w:type="spellStart"/>
      <w:r>
        <w:rPr>
          <w:sz w:val="24"/>
          <w:szCs w:val="24"/>
        </w:rPr>
        <w:lastRenderedPageBreak/>
        <w:t>Fablet</w:t>
      </w:r>
      <w:proofErr w:type="spellEnd"/>
      <w:r>
        <w:rPr>
          <w:sz w:val="24"/>
          <w:szCs w:val="24"/>
        </w:rPr>
        <w:t xml:space="preserve">, R., and Le Josse, N. 2005. Automated fish age estimation from otolith images using statistical learning. Fish. Res. 72: 279–290. </w:t>
      </w:r>
      <w:proofErr w:type="gramStart"/>
      <w:r>
        <w:rPr>
          <w:sz w:val="24"/>
          <w:szCs w:val="24"/>
        </w:rPr>
        <w:t>doi:10.1016/j.fishres</w:t>
      </w:r>
      <w:proofErr w:type="gramEnd"/>
      <w:r>
        <w:rPr>
          <w:sz w:val="24"/>
          <w:szCs w:val="24"/>
        </w:rPr>
        <w:t>.2004.10.008.</w:t>
      </w:r>
    </w:p>
    <w:p w14:paraId="00000082" w14:textId="77777777" w:rsidR="009F02E6" w:rsidRDefault="00000000">
      <w:pPr>
        <w:spacing w:before="240" w:after="240" w:line="324" w:lineRule="auto"/>
        <w:ind w:left="880" w:hanging="440"/>
        <w:jc w:val="left"/>
        <w:rPr>
          <w:ins w:id="411" w:author="Authors" w:date="2026-08-21T10:05:00Z" w16du:dateUtc="2026-08-21T17:05:00Z"/>
          <w:sz w:val="24"/>
          <w:szCs w:val="24"/>
        </w:rPr>
      </w:pPr>
      <w:ins w:id="412" w:author="Authors" w:date="2026-08-21T10:05:00Z" w16du:dateUtc="2026-08-21T17:05:00Z">
        <w:r>
          <w:rPr>
            <w:sz w:val="24"/>
            <w:szCs w:val="24"/>
          </w:rPr>
          <w:t>Fleischman, S.J., and Borba, B.M. 2009. Escapement estimation, spawner-recruit analysis, and escapement goal recommendation for fall chum salmon in the Yukon River drainage. Alaska Department of Fish and Game, Fishery Manuscript Series No. 09-08, Anchorage, AK.</w:t>
        </w:r>
      </w:ins>
    </w:p>
    <w:p w14:paraId="00000083" w14:textId="77777777" w:rsidR="009F02E6" w:rsidRDefault="00000000">
      <w:pPr>
        <w:spacing w:before="240" w:after="240" w:line="480" w:lineRule="auto"/>
        <w:ind w:left="892" w:hanging="446"/>
        <w:jc w:val="left"/>
        <w:rPr>
          <w:sz w:val="24"/>
          <w:szCs w:val="24"/>
        </w:rPr>
      </w:pPr>
      <w:proofErr w:type="spellStart"/>
      <w:r>
        <w:rPr>
          <w:sz w:val="24"/>
          <w:szCs w:val="24"/>
        </w:rPr>
        <w:t>Géron</w:t>
      </w:r>
      <w:proofErr w:type="spellEnd"/>
      <w:r>
        <w:rPr>
          <w:sz w:val="24"/>
          <w:szCs w:val="24"/>
        </w:rPr>
        <w:t xml:space="preserve">, A. 2019. Hands-on machine learning with Scikit-Learn, </w:t>
      </w:r>
      <w:proofErr w:type="spellStart"/>
      <w:r>
        <w:rPr>
          <w:sz w:val="24"/>
          <w:szCs w:val="24"/>
        </w:rPr>
        <w:t>Keras</w:t>
      </w:r>
      <w:proofErr w:type="spellEnd"/>
      <w:r>
        <w:rPr>
          <w:sz w:val="24"/>
          <w:szCs w:val="24"/>
        </w:rPr>
        <w:t>, and TensorFlow. 2nd ed. O’Reilly Media, Sebastopol, CA.</w:t>
      </w:r>
    </w:p>
    <w:p w14:paraId="00000084" w14:textId="77777777" w:rsidR="009F02E6" w:rsidRDefault="00000000">
      <w:pPr>
        <w:spacing w:before="240" w:after="240" w:line="480" w:lineRule="auto"/>
        <w:ind w:left="892" w:hanging="446"/>
        <w:jc w:val="left"/>
        <w:rPr>
          <w:sz w:val="24"/>
          <w:szCs w:val="24"/>
        </w:rPr>
      </w:pPr>
      <w:r>
        <w:rPr>
          <w:sz w:val="24"/>
          <w:szCs w:val="24"/>
        </w:rPr>
        <w:t xml:space="preserve">Guo, X., Yin, Y., Dong, C., Yang, G., and Zhou, G. 2008. On the class-imbalance problem. In ICNC 2008: 4th International Conference on Natural Computation. Edited by M. Guo, L. Zhao, and L. Wang. IEEE </w:t>
      </w:r>
      <w:proofErr w:type="spellStart"/>
      <w:r>
        <w:rPr>
          <w:sz w:val="24"/>
          <w:szCs w:val="24"/>
        </w:rPr>
        <w:t>Comput</w:t>
      </w:r>
      <w:proofErr w:type="spellEnd"/>
      <w:r>
        <w:rPr>
          <w:sz w:val="24"/>
          <w:szCs w:val="24"/>
        </w:rPr>
        <w:t>. Soc., Los Alamitos, CA. pp. 192–201. doi:10.1109/ICNC.2008.871.</w:t>
      </w:r>
    </w:p>
    <w:p w14:paraId="00000085" w14:textId="77777777" w:rsidR="009F02E6" w:rsidRDefault="00000000">
      <w:pPr>
        <w:spacing w:before="240" w:after="240" w:line="480" w:lineRule="auto"/>
        <w:ind w:left="892" w:hanging="446"/>
        <w:jc w:val="left"/>
        <w:rPr>
          <w:sz w:val="24"/>
          <w:szCs w:val="24"/>
        </w:rPr>
      </w:pPr>
      <w:r>
        <w:rPr>
          <w:sz w:val="24"/>
          <w:szCs w:val="24"/>
        </w:rPr>
        <w:t xml:space="preserve">Haapala, K., and </w:t>
      </w:r>
      <w:proofErr w:type="spellStart"/>
      <w:r>
        <w:rPr>
          <w:sz w:val="24"/>
          <w:szCs w:val="24"/>
        </w:rPr>
        <w:t>Shaftel</w:t>
      </w:r>
      <w:proofErr w:type="spellEnd"/>
      <w:r>
        <w:rPr>
          <w:sz w:val="24"/>
          <w:szCs w:val="24"/>
        </w:rPr>
        <w:t>, D. 2025. Draft environmental impact statement and regulatory impact review for a proposed amendment to the fishery management plan for groundfish of the Bering Sea/Aleutian Islands management area—Bering Sea chum salmon bycatch management. North Pacific Fishery Management Council, Anchorage, AK.</w:t>
      </w:r>
    </w:p>
    <w:p w14:paraId="00000086" w14:textId="77777777" w:rsidR="009F02E6" w:rsidRDefault="00000000">
      <w:pPr>
        <w:spacing w:before="240" w:after="240" w:line="324" w:lineRule="auto"/>
        <w:ind w:left="880" w:hanging="440"/>
        <w:jc w:val="left"/>
        <w:rPr>
          <w:ins w:id="413" w:author="Authors" w:date="2026-08-21T10:05:00Z" w16du:dateUtc="2026-08-21T17:05:00Z"/>
          <w:sz w:val="24"/>
          <w:szCs w:val="24"/>
        </w:rPr>
      </w:pPr>
      <w:ins w:id="414" w:author="Authors" w:date="2026-08-21T10:05:00Z" w16du:dateUtc="2026-08-21T17:05:00Z">
        <w:r>
          <w:rPr>
            <w:sz w:val="24"/>
            <w:szCs w:val="24"/>
          </w:rPr>
          <w:t xml:space="preserve">Haeseker, S.L., Dorner, B., Peterman, R.M., and Su, Z. 2007. An Improved Sibling Model for Forecasting Chum Salmon and Sockeye Salmon Abundance. North American Journal of Fisheries Management </w:t>
        </w:r>
        <w:r>
          <w:rPr>
            <w:b/>
            <w:bCs/>
            <w:sz w:val="24"/>
            <w:szCs w:val="24"/>
          </w:rPr>
          <w:t>27</w:t>
        </w:r>
        <w:r>
          <w:rPr>
            <w:sz w:val="24"/>
            <w:szCs w:val="24"/>
          </w:rPr>
          <w:t>(2): 634–642. doi:</w:t>
        </w:r>
        <w:r>
          <w:fldChar w:fldCharType="begin"/>
        </w:r>
        <w:r>
          <w:instrText>HYPERLINK "https://doi.org/10.1577/M06-094.1" \h</w:instrText>
        </w:r>
        <w:r>
          <w:fldChar w:fldCharType="separate"/>
        </w:r>
        <w:r>
          <w:rPr>
            <w:color w:val="1155CC"/>
            <w:sz w:val="24"/>
            <w:szCs w:val="24"/>
            <w:u w:val="single"/>
          </w:rPr>
          <w:t>10.1577/M06-094.1</w:t>
        </w:r>
        <w:r>
          <w:fldChar w:fldCharType="end"/>
        </w:r>
        <w:r>
          <w:rPr>
            <w:sz w:val="24"/>
            <w:szCs w:val="24"/>
          </w:rPr>
          <w:t>.</w:t>
        </w:r>
      </w:ins>
    </w:p>
    <w:p w14:paraId="00000087" w14:textId="77777777" w:rsidR="009F02E6" w:rsidRDefault="00000000">
      <w:pPr>
        <w:spacing w:before="240" w:after="240" w:line="480" w:lineRule="auto"/>
        <w:ind w:left="892" w:hanging="446"/>
        <w:jc w:val="left"/>
        <w:rPr>
          <w:sz w:val="24"/>
          <w:szCs w:val="24"/>
          <w:highlight w:val="yellow"/>
        </w:rPr>
      </w:pPr>
      <w:r>
        <w:rPr>
          <w:sz w:val="24"/>
          <w:szCs w:val="24"/>
        </w:rPr>
        <w:t>Harris, J.E. 2020. Assessing accuracy and bias of protocols to estimate age of Pacific salmon using scales. N. Am. J. Fish. Manag. 40: 1007–1022. doi:10.1002/nafm.10468.</w:t>
      </w:r>
    </w:p>
    <w:p w14:paraId="61E9E9F0" w14:textId="77777777" w:rsidR="00D4503C" w:rsidRPr="00D4503C" w:rsidRDefault="00D4503C" w:rsidP="00D4503C">
      <w:pPr>
        <w:spacing w:before="240" w:after="240" w:line="480" w:lineRule="auto"/>
        <w:ind w:left="892" w:hanging="446"/>
        <w:jc w:val="left"/>
        <w:rPr>
          <w:del w:id="415" w:author="Authors" w:date="2026-08-21T10:05:00Z" w16du:dateUtc="2026-08-21T17:05:00Z"/>
          <w:sz w:val="24"/>
          <w:szCs w:val="24"/>
        </w:rPr>
      </w:pPr>
      <w:del w:id="416" w:author="Authors" w:date="2026-08-21T10:05:00Z" w16du:dateUtc="2026-08-21T17:05:00Z">
        <w:r w:rsidRPr="00D4503C">
          <w:rPr>
            <w:sz w:val="24"/>
            <w:szCs w:val="24"/>
          </w:rPr>
          <w:lastRenderedPageBreak/>
          <w:delText>He, X., Cai, D., and Niyogi, P. 2005. Laplacian score for feature selection</w:delText>
        </w:r>
      </w:del>
      <w:moveFromRangeStart w:id="417" w:author="Authors" w:date="2026-08-21T10:05:00Z" w:name="move238199183"/>
      <w:moveFrom w:id="418" w:author="Authors" w:date="2026-08-21T10:05:00Z" w16du:dateUtc="2026-08-21T17:05:00Z">
        <w:r w:rsidR="00000000">
          <w:rPr>
            <w:sz w:val="24"/>
            <w:szCs w:val="24"/>
          </w:rPr>
          <w:t xml:space="preserve">. In Proc. </w:t>
        </w:r>
      </w:moveFrom>
      <w:moveFromRangeEnd w:id="417"/>
      <w:del w:id="419" w:author="Authors" w:date="2026-08-21T10:05:00Z" w16du:dateUtc="2026-08-21T17:05:00Z">
        <w:r w:rsidRPr="00D4503C">
          <w:rPr>
            <w:sz w:val="24"/>
            <w:szCs w:val="24"/>
          </w:rPr>
          <w:delText>19th</w:delText>
        </w:r>
      </w:del>
      <w:moveFromRangeStart w:id="420" w:author="Authors" w:date="2026-08-21T10:05:00Z" w:name="move238199184"/>
      <w:moveFrom w:id="421" w:author="Authors" w:date="2026-08-21T10:05:00Z" w16du:dateUtc="2026-08-21T17:05:00Z">
        <w:r w:rsidR="00000000">
          <w:rPr>
            <w:sz w:val="24"/>
            <w:szCs w:val="24"/>
          </w:rPr>
          <w:t xml:space="preserve"> Int. Conf. </w:t>
        </w:r>
      </w:moveFrom>
      <w:moveFromRangeEnd w:id="420"/>
      <w:del w:id="422" w:author="Authors" w:date="2026-08-21T10:05:00Z" w16du:dateUtc="2026-08-21T17:05:00Z">
        <w:r w:rsidRPr="00D4503C">
          <w:rPr>
            <w:sz w:val="24"/>
            <w:szCs w:val="24"/>
          </w:rPr>
          <w:delText>Neural Inf. Process. Syst. MIT Press, Cambridge, MA</w:delText>
        </w:r>
      </w:del>
      <w:moveFromRangeStart w:id="423" w:author="Authors" w:date="2026-08-21T10:05:00Z" w:name="move238199185"/>
      <w:moveFrom w:id="424" w:author="Authors" w:date="2026-08-21T10:05:00Z" w16du:dateUtc="2026-08-21T17:05:00Z">
        <w:r w:rsidR="00000000">
          <w:rPr>
            <w:sz w:val="24"/>
            <w:szCs w:val="24"/>
          </w:rPr>
          <w:t xml:space="preserve">. pp. </w:t>
        </w:r>
      </w:moveFrom>
      <w:moveFromRangeEnd w:id="423"/>
      <w:del w:id="425" w:author="Authors" w:date="2026-08-21T10:05:00Z" w16du:dateUtc="2026-08-21T17:05:00Z">
        <w:r w:rsidRPr="00D4503C">
          <w:rPr>
            <w:sz w:val="24"/>
            <w:szCs w:val="24"/>
          </w:rPr>
          <w:delText>507–514.</w:delText>
        </w:r>
      </w:del>
    </w:p>
    <w:p w14:paraId="00000088" w14:textId="77777777" w:rsidR="009F02E6" w:rsidRDefault="00000000">
      <w:pPr>
        <w:spacing w:before="240" w:after="240" w:line="480" w:lineRule="auto"/>
        <w:ind w:left="892" w:hanging="446"/>
        <w:jc w:val="left"/>
        <w:rPr>
          <w:sz w:val="24"/>
          <w:szCs w:val="24"/>
        </w:rPr>
      </w:pPr>
      <w:r>
        <w:rPr>
          <w:sz w:val="24"/>
          <w:szCs w:val="24"/>
        </w:rPr>
        <w:t>Hubel, D.H., and Wiesel, T.N. 1962. Receptive fields, binocular interaction and functional architecture in the cat's visual cortex. J. Physiol. 160: 106–154. doi:10.1113/</w:t>
      </w:r>
      <w:proofErr w:type="gramStart"/>
      <w:r>
        <w:rPr>
          <w:sz w:val="24"/>
          <w:szCs w:val="24"/>
        </w:rPr>
        <w:t>jphysiol.1962.sp</w:t>
      </w:r>
      <w:proofErr w:type="gramEnd"/>
      <w:r>
        <w:rPr>
          <w:sz w:val="24"/>
          <w:szCs w:val="24"/>
        </w:rPr>
        <w:t>006837.</w:t>
      </w:r>
    </w:p>
    <w:p w14:paraId="00000089" w14:textId="77777777" w:rsidR="009F02E6" w:rsidRDefault="00000000">
      <w:pPr>
        <w:spacing w:before="240" w:after="240" w:line="480" w:lineRule="auto"/>
        <w:ind w:left="892" w:hanging="446"/>
        <w:jc w:val="left"/>
        <w:rPr>
          <w:sz w:val="24"/>
          <w:szCs w:val="24"/>
        </w:rPr>
      </w:pPr>
      <w:r>
        <w:rPr>
          <w:sz w:val="24"/>
          <w:szCs w:val="24"/>
        </w:rPr>
        <w:t xml:space="preserve">James, G., Witten, D., Hastie, T., </w:t>
      </w:r>
      <w:proofErr w:type="spellStart"/>
      <w:r>
        <w:rPr>
          <w:sz w:val="24"/>
          <w:szCs w:val="24"/>
        </w:rPr>
        <w:t>Tibshirani</w:t>
      </w:r>
      <w:proofErr w:type="spellEnd"/>
      <w:r>
        <w:rPr>
          <w:sz w:val="24"/>
          <w:szCs w:val="24"/>
        </w:rPr>
        <w:t>, R., and Taylor, J. 2023. An introduction to statistical learning with applications in Python. Springer, Cham, Switzerland. doi:10.1007/978-3-031-38747-0.</w:t>
      </w:r>
    </w:p>
    <w:p w14:paraId="0000008A" w14:textId="77777777" w:rsidR="009F02E6" w:rsidRDefault="00000000">
      <w:pPr>
        <w:spacing w:before="240" w:after="240" w:line="480" w:lineRule="auto"/>
        <w:ind w:left="892" w:hanging="446"/>
        <w:jc w:val="left"/>
        <w:rPr>
          <w:sz w:val="24"/>
          <w:szCs w:val="24"/>
        </w:rPr>
      </w:pPr>
      <w:r>
        <w:rPr>
          <w:sz w:val="24"/>
          <w:szCs w:val="24"/>
        </w:rPr>
        <w:t>Kimura, D.K., and Lyons, J.J. 1991. Between-reader bias and variability in the age-determination process. Fish. Bull. U.S. 89: 53–60.</w:t>
      </w:r>
    </w:p>
    <w:p w14:paraId="0000008B" w14:textId="77777777" w:rsidR="009F02E6" w:rsidRDefault="00000000">
      <w:pPr>
        <w:spacing w:before="240" w:after="240" w:line="480" w:lineRule="auto"/>
        <w:ind w:left="892" w:hanging="446"/>
        <w:jc w:val="left"/>
        <w:rPr>
          <w:sz w:val="24"/>
          <w:szCs w:val="24"/>
        </w:rPr>
      </w:pPr>
      <w:r>
        <w:rPr>
          <w:sz w:val="24"/>
          <w:szCs w:val="24"/>
        </w:rPr>
        <w:t xml:space="preserve">Kirillov, A., Mintun, E., Ravi, N., Mao, H., Rolland, C., Gustafson, L., et al. 2023. Segment anything. In Proc. IEEE/CVF Int. Conf. </w:t>
      </w:r>
      <w:proofErr w:type="spellStart"/>
      <w:r>
        <w:rPr>
          <w:sz w:val="24"/>
          <w:szCs w:val="24"/>
        </w:rPr>
        <w:t>Comput</w:t>
      </w:r>
      <w:proofErr w:type="spellEnd"/>
      <w:r>
        <w:rPr>
          <w:sz w:val="24"/>
          <w:szCs w:val="24"/>
        </w:rPr>
        <w:t>. Vis. pp. 3992–4003. doi:10.1109/ICCV51070.2023.00371.</w:t>
      </w:r>
    </w:p>
    <w:p w14:paraId="0000008C" w14:textId="77777777" w:rsidR="009F02E6" w:rsidRDefault="00000000">
      <w:pPr>
        <w:spacing w:before="240" w:after="240" w:line="480" w:lineRule="auto"/>
        <w:ind w:left="892" w:hanging="446"/>
        <w:jc w:val="left"/>
        <w:rPr>
          <w:sz w:val="24"/>
          <w:szCs w:val="24"/>
        </w:rPr>
      </w:pPr>
      <w:r>
        <w:rPr>
          <w:sz w:val="24"/>
          <w:szCs w:val="24"/>
        </w:rPr>
        <w:t>Knudsen, E.E., Rand, P.S., Gorman, K.B., Bernard, D.R., and Templin, W.D. 2021. Hatchery-origin stray rates and total run characteristics for pink salmon and chum salmon returning to Prince William Sound, Alaska, in 2013–2015. Mar. Coast. Fish. 13: 41–68. doi:10.1002/mcf2.10134</w:t>
      </w:r>
    </w:p>
    <w:p w14:paraId="0000008D" w14:textId="77777777" w:rsidR="009F02E6" w:rsidRDefault="00000000">
      <w:pPr>
        <w:spacing w:before="240" w:after="240" w:line="480" w:lineRule="auto"/>
        <w:ind w:left="892" w:hanging="446"/>
        <w:jc w:val="left"/>
        <w:rPr>
          <w:sz w:val="24"/>
          <w:szCs w:val="24"/>
        </w:rPr>
      </w:pPr>
      <w:r>
        <w:rPr>
          <w:sz w:val="24"/>
          <w:szCs w:val="24"/>
        </w:rPr>
        <w:t xml:space="preserve">LaLanne, J., and </w:t>
      </w:r>
      <w:proofErr w:type="spellStart"/>
      <w:r>
        <w:rPr>
          <w:sz w:val="24"/>
          <w:szCs w:val="24"/>
        </w:rPr>
        <w:t>Safsten</w:t>
      </w:r>
      <w:proofErr w:type="spellEnd"/>
      <w:r>
        <w:rPr>
          <w:sz w:val="24"/>
          <w:szCs w:val="24"/>
        </w:rPr>
        <w:t>, G. 1969. Age determination from scales of chum salmon (Oncorhynchus keta). J. Fish. Res. Board Can. 26: 671–676. doi:10.1139/f69-060.</w:t>
      </w:r>
    </w:p>
    <w:p w14:paraId="0000008E" w14:textId="77777777" w:rsidR="009F02E6" w:rsidRDefault="00000000">
      <w:pPr>
        <w:spacing w:before="240" w:after="240" w:line="480" w:lineRule="auto"/>
        <w:ind w:left="892" w:hanging="446"/>
        <w:jc w:val="left"/>
        <w:rPr>
          <w:ins w:id="426" w:author="Authors" w:date="2026-08-21T10:05:00Z" w16du:dateUtc="2026-08-21T17:05:00Z"/>
          <w:sz w:val="24"/>
          <w:szCs w:val="24"/>
        </w:rPr>
      </w:pPr>
      <w:ins w:id="427" w:author="Authors" w:date="2026-08-21T10:05:00Z" w16du:dateUtc="2026-08-21T17:05:00Z">
        <w:r>
          <w:rPr>
            <w:sz w:val="24"/>
            <w:szCs w:val="24"/>
          </w:rPr>
          <w:lastRenderedPageBreak/>
          <w:t>LeCun, Y., Bengio, Y., and Hinton, G. 2015. Deep learning. Nature 521: 436–444. doi:10.1038/nature14539.</w:t>
        </w:r>
      </w:ins>
    </w:p>
    <w:p w14:paraId="0000008F" w14:textId="77777777" w:rsidR="009F02E6" w:rsidRDefault="00000000">
      <w:pPr>
        <w:spacing w:before="240" w:after="240" w:line="480" w:lineRule="auto"/>
        <w:ind w:left="892" w:hanging="446"/>
        <w:jc w:val="left"/>
        <w:rPr>
          <w:sz w:val="24"/>
          <w:szCs w:val="24"/>
        </w:rPr>
      </w:pPr>
      <w:r>
        <w:rPr>
          <w:sz w:val="24"/>
          <w:szCs w:val="24"/>
        </w:rPr>
        <w:t xml:space="preserve">Li, G., and Yu, Y. 2016. Visual saliency detection </w:t>
      </w:r>
      <w:proofErr w:type="gramStart"/>
      <w:r>
        <w:rPr>
          <w:sz w:val="24"/>
          <w:szCs w:val="24"/>
        </w:rPr>
        <w:t>based</w:t>
      </w:r>
      <w:proofErr w:type="gramEnd"/>
      <w:r>
        <w:rPr>
          <w:sz w:val="24"/>
          <w:szCs w:val="24"/>
        </w:rPr>
        <w:t xml:space="preserve"> on multiscale deep CNN features. IEEE Trans. Image Process. 25: 5012–5024. doi:10.1109/TIP.2016.2598951.</w:t>
      </w:r>
    </w:p>
    <w:p w14:paraId="00000090" w14:textId="77777777" w:rsidR="009F02E6" w:rsidRDefault="00000000">
      <w:pPr>
        <w:spacing w:before="240" w:after="240" w:line="480" w:lineRule="auto"/>
        <w:ind w:left="892" w:hanging="446"/>
        <w:jc w:val="left"/>
        <w:rPr>
          <w:sz w:val="24"/>
          <w:szCs w:val="24"/>
        </w:rPr>
      </w:pPr>
      <w:r>
        <w:rPr>
          <w:sz w:val="24"/>
          <w:szCs w:val="24"/>
        </w:rPr>
        <w:t xml:space="preserve">MacLellan, S.E. 2004. Guide for sampling structures used in age determination of Pacific salmon. Can. Tech. Rep. Fish. </w:t>
      </w:r>
      <w:proofErr w:type="spellStart"/>
      <w:r>
        <w:rPr>
          <w:sz w:val="24"/>
          <w:szCs w:val="24"/>
        </w:rPr>
        <w:t>Aquat</w:t>
      </w:r>
      <w:proofErr w:type="spellEnd"/>
      <w:r>
        <w:rPr>
          <w:sz w:val="24"/>
          <w:szCs w:val="24"/>
        </w:rPr>
        <w:t>. Sci. No. 2544. Department of Fisheries and Oceans Canada, Nanaimo, BC.</w:t>
      </w:r>
    </w:p>
    <w:p w14:paraId="00000091" w14:textId="77777777" w:rsidR="009F02E6" w:rsidRDefault="00000000">
      <w:pPr>
        <w:spacing w:before="240" w:after="240" w:line="480" w:lineRule="auto"/>
        <w:ind w:left="892" w:hanging="446"/>
        <w:jc w:val="left"/>
        <w:rPr>
          <w:sz w:val="24"/>
          <w:szCs w:val="24"/>
        </w:rPr>
      </w:pPr>
      <w:r>
        <w:rPr>
          <w:sz w:val="24"/>
          <w:szCs w:val="24"/>
        </w:rPr>
        <w:t xml:space="preserve">MacLellan, S.E., and Gillespie, D.C. 2015. Chinook salmon (Oncorhynchus tshawytscha) scale age determination procedures. Can. Tech. Rep. Fish. </w:t>
      </w:r>
      <w:proofErr w:type="spellStart"/>
      <w:r>
        <w:rPr>
          <w:sz w:val="24"/>
          <w:szCs w:val="24"/>
        </w:rPr>
        <w:t>Aquat</w:t>
      </w:r>
      <w:proofErr w:type="spellEnd"/>
      <w:r>
        <w:rPr>
          <w:sz w:val="24"/>
          <w:szCs w:val="24"/>
        </w:rPr>
        <w:t>. Sci. No. 3123. 69 p.</w:t>
      </w:r>
    </w:p>
    <w:p w14:paraId="00000092" w14:textId="77777777" w:rsidR="009F02E6" w:rsidRDefault="00000000">
      <w:pPr>
        <w:spacing w:before="240" w:after="240" w:line="480" w:lineRule="auto"/>
        <w:ind w:left="892" w:hanging="446"/>
        <w:jc w:val="left"/>
        <w:rPr>
          <w:sz w:val="24"/>
          <w:szCs w:val="24"/>
        </w:rPr>
      </w:pPr>
      <w:r>
        <w:rPr>
          <w:sz w:val="24"/>
          <w:szCs w:val="24"/>
        </w:rPr>
        <w:t xml:space="preserve">Malde, K., Handegard, N.O., </w:t>
      </w:r>
      <w:proofErr w:type="spellStart"/>
      <w:r>
        <w:rPr>
          <w:sz w:val="24"/>
          <w:szCs w:val="24"/>
        </w:rPr>
        <w:t>Eikvil</w:t>
      </w:r>
      <w:proofErr w:type="spellEnd"/>
      <w:r>
        <w:rPr>
          <w:sz w:val="24"/>
          <w:szCs w:val="24"/>
        </w:rPr>
        <w:t>, L., and Salberg, A.-B. 2020. Machine intelligence and the data-driven future of marine science. ICES J. Mar. Sci. 77: 1274–1285. doi:10.1093/</w:t>
      </w:r>
      <w:proofErr w:type="spellStart"/>
      <w:r>
        <w:rPr>
          <w:sz w:val="24"/>
          <w:szCs w:val="24"/>
        </w:rPr>
        <w:t>icesjms</w:t>
      </w:r>
      <w:proofErr w:type="spellEnd"/>
      <w:r>
        <w:rPr>
          <w:sz w:val="24"/>
          <w:szCs w:val="24"/>
        </w:rPr>
        <w:t>/fsz057.</w:t>
      </w:r>
    </w:p>
    <w:p w14:paraId="00000093" w14:textId="77777777" w:rsidR="009F02E6" w:rsidRDefault="00000000">
      <w:pPr>
        <w:spacing w:before="240" w:after="240" w:line="480" w:lineRule="auto"/>
        <w:ind w:left="892" w:hanging="446"/>
        <w:jc w:val="left"/>
        <w:rPr>
          <w:sz w:val="24"/>
          <w:szCs w:val="24"/>
        </w:rPr>
      </w:pPr>
      <w:r>
        <w:rPr>
          <w:sz w:val="24"/>
          <w:szCs w:val="24"/>
        </w:rPr>
        <w:t>McNicol, R.E., and MacLellan, S.E. 2010. Accuracy of using scales to age mixed-stock Chinook salmon of hatchery origin. Trans. Am. Fish. Soc. 139: 727–734. doi:10.1577/T09-033.1.</w:t>
      </w:r>
    </w:p>
    <w:p w14:paraId="00000094" w14:textId="77777777" w:rsidR="009F02E6" w:rsidRDefault="00000000">
      <w:pPr>
        <w:spacing w:before="240" w:after="240" w:line="480" w:lineRule="auto"/>
        <w:ind w:left="892" w:hanging="446"/>
        <w:jc w:val="left"/>
        <w:rPr>
          <w:sz w:val="24"/>
          <w:szCs w:val="24"/>
        </w:rPr>
      </w:pPr>
      <w:r>
        <w:rPr>
          <w:sz w:val="24"/>
          <w:szCs w:val="24"/>
        </w:rPr>
        <w:t>Meekan, M.G., Wellington, G.M., and Axe, L.M. 1999. El Niño–Southern Oscillation events produce checks in the otoliths of coral-reef fishes in the Galápagos Archipelago. Bull. Mar. Sci. 64: 383–390.</w:t>
      </w:r>
    </w:p>
    <w:p w14:paraId="00000095" w14:textId="77777777" w:rsidR="009F02E6" w:rsidRDefault="00000000">
      <w:pPr>
        <w:spacing w:before="240" w:after="240" w:line="480" w:lineRule="auto"/>
        <w:ind w:left="892" w:hanging="446"/>
        <w:jc w:val="left"/>
        <w:rPr>
          <w:sz w:val="24"/>
          <w:szCs w:val="24"/>
        </w:rPr>
      </w:pPr>
      <w:r>
        <w:rPr>
          <w:sz w:val="24"/>
          <w:szCs w:val="24"/>
        </w:rPr>
        <w:lastRenderedPageBreak/>
        <w:t xml:space="preserve">Moen, E., Vabø, R., </w:t>
      </w:r>
      <w:proofErr w:type="spellStart"/>
      <w:r>
        <w:rPr>
          <w:sz w:val="24"/>
          <w:szCs w:val="24"/>
        </w:rPr>
        <w:t>Smoliński</w:t>
      </w:r>
      <w:proofErr w:type="spellEnd"/>
      <w:r>
        <w:rPr>
          <w:sz w:val="24"/>
          <w:szCs w:val="24"/>
        </w:rPr>
        <w:t xml:space="preserve">, S., </w:t>
      </w:r>
      <w:proofErr w:type="spellStart"/>
      <w:r>
        <w:rPr>
          <w:sz w:val="24"/>
          <w:szCs w:val="24"/>
        </w:rPr>
        <w:t>Denechaud</w:t>
      </w:r>
      <w:proofErr w:type="spellEnd"/>
      <w:r>
        <w:rPr>
          <w:sz w:val="24"/>
          <w:szCs w:val="24"/>
        </w:rPr>
        <w:t xml:space="preserve">, C., Handegard, N.O., and Malde, K. 2023. Age interpretation of cod otoliths using deep learning. Ecol. Inform. 78: 102325. </w:t>
      </w:r>
      <w:proofErr w:type="gramStart"/>
      <w:r>
        <w:rPr>
          <w:sz w:val="24"/>
          <w:szCs w:val="24"/>
        </w:rPr>
        <w:t>doi:10.1016/j.ecoinf</w:t>
      </w:r>
      <w:proofErr w:type="gramEnd"/>
      <w:r>
        <w:rPr>
          <w:sz w:val="24"/>
          <w:szCs w:val="24"/>
        </w:rPr>
        <w:t>.2023.102325.</w:t>
      </w:r>
    </w:p>
    <w:p w14:paraId="00000096" w14:textId="77777777" w:rsidR="009F02E6" w:rsidRDefault="00000000">
      <w:pPr>
        <w:spacing w:before="240" w:after="240" w:line="480" w:lineRule="auto"/>
        <w:ind w:left="892" w:hanging="446"/>
        <w:jc w:val="left"/>
        <w:rPr>
          <w:sz w:val="24"/>
          <w:szCs w:val="24"/>
        </w:rPr>
      </w:pPr>
      <w:r>
        <w:rPr>
          <w:sz w:val="24"/>
          <w:szCs w:val="24"/>
        </w:rPr>
        <w:t xml:space="preserve">Morison, A.K., Burnett, J., McCurdy, W.J., and </w:t>
      </w:r>
      <w:proofErr w:type="spellStart"/>
      <w:r>
        <w:rPr>
          <w:sz w:val="24"/>
          <w:szCs w:val="24"/>
        </w:rPr>
        <w:t>Moksness</w:t>
      </w:r>
      <w:proofErr w:type="spellEnd"/>
      <w:r>
        <w:rPr>
          <w:sz w:val="24"/>
          <w:szCs w:val="24"/>
        </w:rPr>
        <w:t xml:space="preserve">, E. 2005. Quality issues in the use of otoliths for fish age estimation. Mar. </w:t>
      </w:r>
      <w:proofErr w:type="spellStart"/>
      <w:r>
        <w:rPr>
          <w:sz w:val="24"/>
          <w:szCs w:val="24"/>
        </w:rPr>
        <w:t>Freshw</w:t>
      </w:r>
      <w:proofErr w:type="spellEnd"/>
      <w:r>
        <w:rPr>
          <w:sz w:val="24"/>
          <w:szCs w:val="24"/>
        </w:rPr>
        <w:t>. Res. 56: 773–782.</w:t>
      </w:r>
    </w:p>
    <w:p w14:paraId="00000097" w14:textId="77777777" w:rsidR="009F02E6" w:rsidRDefault="00000000">
      <w:pPr>
        <w:spacing w:before="240" w:after="240" w:line="480" w:lineRule="auto"/>
        <w:ind w:left="892" w:hanging="446"/>
        <w:jc w:val="left"/>
        <w:rPr>
          <w:sz w:val="24"/>
          <w:szCs w:val="24"/>
        </w:rPr>
      </w:pPr>
      <w:r>
        <w:rPr>
          <w:sz w:val="24"/>
          <w:szCs w:val="24"/>
        </w:rPr>
        <w:t>Morison, A.K., Robertson, S.G., and Smith, D.C. 1998. An integrated system for production fish aging: image analysis and quality assurance. N. Am. J. Fish. Manag. 18: 587–598. doi:10.1577/1548-8675(1998)018&lt;</w:t>
      </w:r>
      <w:proofErr w:type="gramStart"/>
      <w:r>
        <w:rPr>
          <w:sz w:val="24"/>
          <w:szCs w:val="24"/>
        </w:rPr>
        <w:t>0587:AISFPF</w:t>
      </w:r>
      <w:proofErr w:type="gramEnd"/>
      <w:r>
        <w:rPr>
          <w:sz w:val="24"/>
          <w:szCs w:val="24"/>
        </w:rPr>
        <w:t>&gt;2.0.CO;2.</w:t>
      </w:r>
    </w:p>
    <w:p w14:paraId="00000098" w14:textId="77777777" w:rsidR="009F02E6" w:rsidRDefault="00000000">
      <w:pPr>
        <w:spacing w:before="240" w:after="240" w:line="480" w:lineRule="auto"/>
        <w:ind w:left="892" w:hanging="446"/>
        <w:jc w:val="left"/>
        <w:rPr>
          <w:sz w:val="24"/>
          <w:szCs w:val="24"/>
        </w:rPr>
      </w:pPr>
      <w:r>
        <w:rPr>
          <w:sz w:val="24"/>
          <w:szCs w:val="24"/>
        </w:rPr>
        <w:t>Patton, W.S., Myers, K.W., and Walker, R.V. 1998. Origins of chum salmon caught incidentally in the eastern Bering Sea walleye pollock trawl fishery as estimated from scale-pattern analysis. N. Am. J. Fish. Manag. 18: 704–712. doi:10.1577/1548-8675(1998)018&lt;</w:t>
      </w:r>
      <w:proofErr w:type="gramStart"/>
      <w:r>
        <w:rPr>
          <w:sz w:val="24"/>
          <w:szCs w:val="24"/>
        </w:rPr>
        <w:t>0704:OOCSCI</w:t>
      </w:r>
      <w:proofErr w:type="gramEnd"/>
      <w:del w:id="428" w:author="Authors" w:date="2026-08-21T10:05:00Z" w16du:dateUtc="2026-08-21T17:05:00Z">
        <w:r w:rsidR="00D4503C" w:rsidRPr="00D4503C">
          <w:rPr>
            <w:sz w:val="24"/>
            <w:szCs w:val="24"/>
          </w:rPr>
          <w:delText>&gt;2.0.CO;</w:delText>
        </w:r>
      </w:del>
      <w:ins w:id="429" w:author="Authors" w:date="2026-08-21T10:05:00Z" w16du:dateUtc="2026-08-21T17:05:00Z">
        <w:r>
          <w:rPr>
            <w:sz w:val="24"/>
            <w:szCs w:val="24"/>
          </w:rPr>
          <w:t>&gt;</w:t>
        </w:r>
        <w:r>
          <w:fldChar w:fldCharType="begin"/>
        </w:r>
        <w:r>
          <w:instrText>HYPERLINK "http://2.0.co" \h</w:instrText>
        </w:r>
        <w:r>
          <w:fldChar w:fldCharType="separate"/>
        </w:r>
        <w:r>
          <w:rPr>
            <w:color w:val="1155CC"/>
            <w:sz w:val="24"/>
            <w:szCs w:val="24"/>
            <w:u w:val="single"/>
          </w:rPr>
          <w:t>2.0.CO</w:t>
        </w:r>
        <w:r>
          <w:fldChar w:fldCharType="end"/>
        </w:r>
        <w:r>
          <w:rPr>
            <w:sz w:val="24"/>
            <w:szCs w:val="24"/>
          </w:rPr>
          <w:t>;</w:t>
        </w:r>
      </w:ins>
      <w:r>
        <w:rPr>
          <w:sz w:val="24"/>
          <w:szCs w:val="24"/>
        </w:rPr>
        <w:t>2.</w:t>
      </w:r>
    </w:p>
    <w:p w14:paraId="00000099" w14:textId="77777777" w:rsidR="009F02E6" w:rsidRDefault="00000000">
      <w:pPr>
        <w:spacing w:before="240" w:after="240" w:line="480" w:lineRule="auto"/>
        <w:ind w:left="892" w:hanging="446"/>
        <w:jc w:val="left"/>
        <w:rPr>
          <w:ins w:id="430" w:author="Authors" w:date="2026-08-21T10:05:00Z" w16du:dateUtc="2026-08-21T17:05:00Z"/>
          <w:sz w:val="24"/>
          <w:szCs w:val="24"/>
        </w:rPr>
      </w:pPr>
      <w:ins w:id="431" w:author="Authors" w:date="2026-08-21T10:05:00Z" w16du:dateUtc="2026-08-21T17:05:00Z">
        <w:r>
          <w:rPr>
            <w:sz w:val="24"/>
            <w:szCs w:val="24"/>
          </w:rPr>
          <w:t>Pech-Pacheco, J.L., Cristóbal, G., Chamorro-Martínez, J., and Fernández-Valdivia, J. 2000. Diatom autofocusing in brightfield microscopy: a comparative study</w:t>
        </w:r>
      </w:ins>
      <w:moveToRangeStart w:id="432" w:author="Authors" w:date="2026-08-21T10:05:00Z" w:name="move238199183"/>
      <w:moveTo w:id="433" w:author="Authors" w:date="2026-08-21T10:05:00Z" w16du:dateUtc="2026-08-21T17:05:00Z">
        <w:r>
          <w:rPr>
            <w:sz w:val="24"/>
            <w:szCs w:val="24"/>
          </w:rPr>
          <w:t xml:space="preserve">. In Proc. </w:t>
        </w:r>
      </w:moveTo>
      <w:moveToRangeEnd w:id="432"/>
      <w:ins w:id="434" w:author="Authors" w:date="2026-08-21T10:05:00Z" w16du:dateUtc="2026-08-21T17:05:00Z">
        <w:r>
          <w:rPr>
            <w:sz w:val="24"/>
            <w:szCs w:val="24"/>
          </w:rPr>
          <w:t>15th</w:t>
        </w:r>
      </w:ins>
      <w:moveToRangeStart w:id="435" w:author="Authors" w:date="2026-08-21T10:05:00Z" w:name="move238199184"/>
      <w:moveTo w:id="436" w:author="Authors" w:date="2026-08-21T10:05:00Z" w16du:dateUtc="2026-08-21T17:05:00Z">
        <w:r>
          <w:rPr>
            <w:sz w:val="24"/>
            <w:szCs w:val="24"/>
          </w:rPr>
          <w:t xml:space="preserve"> Int. Conf. </w:t>
        </w:r>
      </w:moveTo>
      <w:moveToRangeEnd w:id="435"/>
      <w:ins w:id="437" w:author="Authors" w:date="2026-08-21T10:05:00Z" w16du:dateUtc="2026-08-21T17:05:00Z">
        <w:r>
          <w:rPr>
            <w:sz w:val="24"/>
            <w:szCs w:val="24"/>
          </w:rPr>
          <w:t xml:space="preserve">Pattern </w:t>
        </w:r>
        <w:proofErr w:type="spellStart"/>
        <w:r>
          <w:rPr>
            <w:sz w:val="24"/>
            <w:szCs w:val="24"/>
          </w:rPr>
          <w:t>Recognit</w:t>
        </w:r>
        <w:proofErr w:type="spellEnd"/>
        <w:r>
          <w:rPr>
            <w:sz w:val="24"/>
            <w:szCs w:val="24"/>
          </w:rPr>
          <w:t>. Vol. 3</w:t>
        </w:r>
      </w:ins>
      <w:moveToRangeStart w:id="438" w:author="Authors" w:date="2026-08-21T10:05:00Z" w:name="move238199185"/>
      <w:moveTo w:id="439" w:author="Authors" w:date="2026-08-21T10:05:00Z" w16du:dateUtc="2026-08-21T17:05:00Z">
        <w:r>
          <w:rPr>
            <w:sz w:val="24"/>
            <w:szCs w:val="24"/>
          </w:rPr>
          <w:t xml:space="preserve">. pp. </w:t>
        </w:r>
      </w:moveTo>
      <w:moveToRangeEnd w:id="438"/>
      <w:ins w:id="440" w:author="Authors" w:date="2026-08-21T10:05:00Z" w16du:dateUtc="2026-08-21T17:05:00Z">
        <w:r>
          <w:rPr>
            <w:sz w:val="24"/>
            <w:szCs w:val="24"/>
          </w:rPr>
          <w:t>314–317. doi:10.1109/ICPR.2000.903548.</w:t>
        </w:r>
      </w:ins>
    </w:p>
    <w:p w14:paraId="0000009A" w14:textId="77777777" w:rsidR="009F02E6" w:rsidRDefault="00000000">
      <w:pPr>
        <w:spacing w:before="240" w:after="240" w:line="480" w:lineRule="auto"/>
        <w:ind w:left="892" w:hanging="446"/>
        <w:jc w:val="left"/>
        <w:rPr>
          <w:sz w:val="24"/>
          <w:szCs w:val="24"/>
        </w:rPr>
      </w:pPr>
      <w:r>
        <w:rPr>
          <w:sz w:val="24"/>
          <w:szCs w:val="24"/>
        </w:rPr>
        <w:t xml:space="preserve">Redmon, J., </w:t>
      </w:r>
      <w:proofErr w:type="spellStart"/>
      <w:r>
        <w:rPr>
          <w:sz w:val="24"/>
          <w:szCs w:val="24"/>
        </w:rPr>
        <w:t>Divvala</w:t>
      </w:r>
      <w:proofErr w:type="spellEnd"/>
      <w:r>
        <w:rPr>
          <w:sz w:val="24"/>
          <w:szCs w:val="24"/>
        </w:rPr>
        <w:t xml:space="preserve">, S., </w:t>
      </w:r>
      <w:proofErr w:type="spellStart"/>
      <w:r>
        <w:rPr>
          <w:sz w:val="24"/>
          <w:szCs w:val="24"/>
        </w:rPr>
        <w:t>Girshick</w:t>
      </w:r>
      <w:proofErr w:type="spellEnd"/>
      <w:r>
        <w:rPr>
          <w:sz w:val="24"/>
          <w:szCs w:val="24"/>
        </w:rPr>
        <w:t xml:space="preserve">, R., and Farhadi, A. 2016. You only look once: unified, real-time object detection. In Proc. IEEE Conf. </w:t>
      </w:r>
      <w:proofErr w:type="spellStart"/>
      <w:r>
        <w:rPr>
          <w:sz w:val="24"/>
          <w:szCs w:val="24"/>
        </w:rPr>
        <w:t>Comput</w:t>
      </w:r>
      <w:proofErr w:type="spellEnd"/>
      <w:r>
        <w:rPr>
          <w:sz w:val="24"/>
          <w:szCs w:val="24"/>
        </w:rPr>
        <w:t xml:space="preserve">. Vis. Pattern </w:t>
      </w:r>
      <w:proofErr w:type="spellStart"/>
      <w:r>
        <w:rPr>
          <w:sz w:val="24"/>
          <w:szCs w:val="24"/>
        </w:rPr>
        <w:t>Recognit</w:t>
      </w:r>
      <w:proofErr w:type="spellEnd"/>
      <w:r>
        <w:rPr>
          <w:sz w:val="24"/>
          <w:szCs w:val="24"/>
        </w:rPr>
        <w:t>. pp. 779–788. doi:10.1109/CVPR.2016.91.</w:t>
      </w:r>
    </w:p>
    <w:p w14:paraId="0000009B" w14:textId="77777777" w:rsidR="009F02E6" w:rsidRDefault="00000000">
      <w:pPr>
        <w:spacing w:before="240" w:after="240" w:line="480" w:lineRule="auto"/>
        <w:ind w:left="892" w:hanging="446"/>
        <w:jc w:val="left"/>
        <w:rPr>
          <w:sz w:val="24"/>
          <w:szCs w:val="24"/>
        </w:rPr>
      </w:pPr>
      <w:r>
        <w:rPr>
          <w:sz w:val="24"/>
          <w:szCs w:val="24"/>
        </w:rPr>
        <w:t>Riedel, R., and Leaf, R.T. 2024. Assessing the utility of computer vision for age determination of Gulf menhaden. N. Am. J. Fish. Manag. 44: 1081–1091. doi:10.1002/nafm.11039.</w:t>
      </w:r>
    </w:p>
    <w:p w14:paraId="5D479D14" w14:textId="77777777" w:rsidR="00D4503C" w:rsidRPr="00D4503C" w:rsidRDefault="00D4503C" w:rsidP="00D4503C">
      <w:pPr>
        <w:spacing w:before="240" w:after="240" w:line="480" w:lineRule="auto"/>
        <w:ind w:left="892" w:hanging="446"/>
        <w:jc w:val="left"/>
        <w:rPr>
          <w:del w:id="441" w:author="Authors" w:date="2026-08-21T10:05:00Z" w16du:dateUtc="2026-08-21T17:05:00Z"/>
          <w:sz w:val="24"/>
          <w:szCs w:val="24"/>
        </w:rPr>
      </w:pPr>
      <w:del w:id="442" w:author="Authors" w:date="2026-08-21T10:05:00Z" w16du:dateUtc="2026-08-21T17:05:00Z">
        <w:r w:rsidRPr="00D4503C">
          <w:rPr>
            <w:sz w:val="24"/>
            <w:szCs w:val="24"/>
          </w:rPr>
          <w:lastRenderedPageBreak/>
          <w:delText>Ruggerone, G.T., Agler, B.A., and Nielson, J.L. 2012. Evidence for competition at sea between Norton Sound chum salmon and Asian hatchery chum salmon. Environ. Biol. Fish. 94: 149–163. doi:10.1007/s10641-012-9991-6.</w:delText>
        </w:r>
      </w:del>
    </w:p>
    <w:p w14:paraId="0000009C" w14:textId="77777777" w:rsidR="009F02E6" w:rsidRDefault="00000000">
      <w:pPr>
        <w:spacing w:before="240" w:after="240" w:line="480" w:lineRule="auto"/>
        <w:ind w:left="892" w:hanging="446"/>
        <w:jc w:val="left"/>
        <w:rPr>
          <w:ins w:id="443" w:author="Authors" w:date="2026-08-21T10:05:00Z" w16du:dateUtc="2026-08-21T17:05:00Z"/>
          <w:sz w:val="24"/>
          <w:szCs w:val="24"/>
        </w:rPr>
      </w:pPr>
      <w:ins w:id="444" w:author="Authors" w:date="2026-08-21T10:05:00Z" w16du:dateUtc="2026-08-21T17:05:00Z">
        <w:r>
          <w:rPr>
            <w:sz w:val="24"/>
            <w:szCs w:val="24"/>
          </w:rPr>
          <w:t xml:space="preserve">Robertson, S., and Morison, A. 2001. Development of an artificial neural network for automated age estimation. FRDC Final Report 98/105. Marine and Freshwater Resources Institute, </w:t>
        </w:r>
        <w:proofErr w:type="spellStart"/>
        <w:r>
          <w:rPr>
            <w:sz w:val="24"/>
            <w:szCs w:val="24"/>
          </w:rPr>
          <w:t>Queenscliff</w:t>
        </w:r>
        <w:proofErr w:type="spellEnd"/>
        <w:r>
          <w:rPr>
            <w:sz w:val="24"/>
            <w:szCs w:val="24"/>
          </w:rPr>
          <w:t>, Victoria, Australia. 299 p.</w:t>
        </w:r>
      </w:ins>
    </w:p>
    <w:p w14:paraId="0000009D" w14:textId="77777777" w:rsidR="009F02E6" w:rsidRDefault="00000000">
      <w:pPr>
        <w:spacing w:before="240" w:after="240" w:line="480" w:lineRule="auto"/>
        <w:ind w:left="892" w:hanging="446"/>
        <w:jc w:val="left"/>
        <w:rPr>
          <w:sz w:val="24"/>
          <w:szCs w:val="24"/>
        </w:rPr>
      </w:pPr>
      <w:r>
        <w:rPr>
          <w:sz w:val="24"/>
          <w:szCs w:val="24"/>
        </w:rPr>
        <w:t xml:space="preserve">Sato, R., </w:t>
      </w:r>
      <w:proofErr w:type="spellStart"/>
      <w:r>
        <w:rPr>
          <w:sz w:val="24"/>
          <w:szCs w:val="24"/>
        </w:rPr>
        <w:t>Bilton</w:t>
      </w:r>
      <w:proofErr w:type="spellEnd"/>
      <w:r>
        <w:rPr>
          <w:sz w:val="24"/>
          <w:szCs w:val="24"/>
        </w:rPr>
        <w:t xml:space="preserve">, T.H., and Shepard, M.P. 1958. Variations in scale characteristics of chum salmon (Oncorhynchus keta) of the northern Pacific area. Fish. Res. Board Can. </w:t>
      </w:r>
      <w:proofErr w:type="spellStart"/>
      <w:r>
        <w:rPr>
          <w:sz w:val="24"/>
          <w:szCs w:val="24"/>
        </w:rPr>
        <w:t>Manuscr</w:t>
      </w:r>
      <w:proofErr w:type="spellEnd"/>
      <w:r>
        <w:rPr>
          <w:sz w:val="24"/>
          <w:szCs w:val="24"/>
        </w:rPr>
        <w:t>. Rep. Ser. No. 666.</w:t>
      </w:r>
    </w:p>
    <w:p w14:paraId="0000009E" w14:textId="77777777" w:rsidR="009F02E6" w:rsidRDefault="00000000">
      <w:pPr>
        <w:spacing w:before="240" w:after="240" w:line="480" w:lineRule="auto"/>
        <w:ind w:left="892" w:hanging="446"/>
        <w:jc w:val="left"/>
        <w:rPr>
          <w:sz w:val="24"/>
          <w:szCs w:val="24"/>
        </w:rPr>
      </w:pPr>
      <w:r>
        <w:rPr>
          <w:sz w:val="24"/>
          <w:szCs w:val="24"/>
        </w:rPr>
        <w:t>Schneider, J.C., Laarman, P.W., and Gowing, H. 2000. Age and growth methods and state averages. In Manual of fisheries survey methods II: with periodic updates. Edited by J.C. Schneider. Michigan Department of Natural Resources, Ann Arbor, MI.</w:t>
      </w:r>
    </w:p>
    <w:p w14:paraId="0000009F" w14:textId="77777777" w:rsidR="009F02E6" w:rsidRDefault="00000000">
      <w:pPr>
        <w:spacing w:before="240" w:after="240" w:line="480" w:lineRule="auto"/>
        <w:ind w:left="892" w:hanging="446"/>
        <w:jc w:val="left"/>
        <w:rPr>
          <w:ins w:id="445" w:author="Authors" w:date="2026-08-21T10:05:00Z" w16du:dateUtc="2026-08-21T17:05:00Z"/>
          <w:sz w:val="24"/>
          <w:szCs w:val="24"/>
        </w:rPr>
      </w:pPr>
      <w:ins w:id="446" w:author="Authors" w:date="2026-08-21T10:05:00Z" w16du:dateUtc="2026-08-21T17:05:00Z">
        <w:r>
          <w:rPr>
            <w:sz w:val="24"/>
            <w:szCs w:val="24"/>
          </w:rPr>
          <w:t xml:space="preserve">Shahinfar, S., Meek, P., and Falzon, G. 2020. “How many images do I need?” Understanding how sample size per class affects deep learning model performance metrics for balanced designs in autonomous wildlife monitoring. Ecol. Inform. 57: 101085. </w:t>
        </w:r>
        <w:proofErr w:type="gramStart"/>
        <w:r>
          <w:rPr>
            <w:sz w:val="24"/>
            <w:szCs w:val="24"/>
          </w:rPr>
          <w:t>doi:10.1016/j.ecoinf</w:t>
        </w:r>
        <w:proofErr w:type="gramEnd"/>
        <w:r>
          <w:rPr>
            <w:sz w:val="24"/>
            <w:szCs w:val="24"/>
          </w:rPr>
          <w:t>.2020.101085.</w:t>
        </w:r>
      </w:ins>
    </w:p>
    <w:p w14:paraId="000000A0" w14:textId="77777777" w:rsidR="009F02E6" w:rsidRDefault="00000000">
      <w:pPr>
        <w:spacing w:before="240" w:after="240" w:line="480" w:lineRule="auto"/>
        <w:ind w:left="892" w:hanging="446"/>
        <w:jc w:val="left"/>
        <w:rPr>
          <w:sz w:val="24"/>
          <w:szCs w:val="24"/>
        </w:rPr>
      </w:pPr>
      <w:r>
        <w:rPr>
          <w:sz w:val="24"/>
          <w:szCs w:val="24"/>
        </w:rPr>
        <w:t xml:space="preserve">Simonyan, K., Vedaldi, A., and Zisserman, A. 2013. Deep inside convolutional networks: </w:t>
      </w:r>
      <w:proofErr w:type="spellStart"/>
      <w:r>
        <w:rPr>
          <w:sz w:val="24"/>
          <w:szCs w:val="24"/>
        </w:rPr>
        <w:t>visualising</w:t>
      </w:r>
      <w:proofErr w:type="spellEnd"/>
      <w:r>
        <w:rPr>
          <w:sz w:val="24"/>
          <w:szCs w:val="24"/>
        </w:rPr>
        <w:t xml:space="preserve"> image classification models and saliency maps. In Proc. Int. Conf. Learn. Represent. pp. 1–8. doi:10.48550/arXiv.1312.6034.</w:t>
      </w:r>
    </w:p>
    <w:p w14:paraId="000000A1" w14:textId="77777777" w:rsidR="009F02E6" w:rsidRDefault="00000000">
      <w:pPr>
        <w:spacing w:before="240" w:after="240" w:line="480" w:lineRule="auto"/>
        <w:ind w:left="892" w:hanging="446"/>
        <w:jc w:val="left"/>
        <w:rPr>
          <w:sz w:val="24"/>
          <w:szCs w:val="24"/>
        </w:rPr>
      </w:pPr>
      <w:r>
        <w:rPr>
          <w:sz w:val="24"/>
          <w:szCs w:val="24"/>
        </w:rPr>
        <w:lastRenderedPageBreak/>
        <w:t xml:space="preserve">Suzuki, G., Nishiyama, M., </w:t>
      </w:r>
      <w:proofErr w:type="spellStart"/>
      <w:r>
        <w:rPr>
          <w:sz w:val="24"/>
          <w:szCs w:val="24"/>
        </w:rPr>
        <w:t>Hoson</w:t>
      </w:r>
      <w:proofErr w:type="spellEnd"/>
      <w:r>
        <w:rPr>
          <w:sz w:val="24"/>
          <w:szCs w:val="24"/>
        </w:rPr>
        <w:t xml:space="preserve">, R., Yoshida, K., </w:t>
      </w:r>
      <w:proofErr w:type="spellStart"/>
      <w:r>
        <w:rPr>
          <w:sz w:val="24"/>
          <w:szCs w:val="24"/>
        </w:rPr>
        <w:t>Shioya</w:t>
      </w:r>
      <w:proofErr w:type="spellEnd"/>
      <w:r>
        <w:rPr>
          <w:sz w:val="24"/>
          <w:szCs w:val="24"/>
        </w:rPr>
        <w:t>, H., and Shimoda, K. 2024. Age assessment using chum salmon scale by neural networks and image processing. IEEE Access 12: 64779–64794. doi:10.1109/ACCESS.2024.3396818.</w:t>
      </w:r>
    </w:p>
    <w:p w14:paraId="000000A2" w14:textId="77777777" w:rsidR="009F02E6" w:rsidRDefault="00000000">
      <w:pPr>
        <w:spacing w:before="240" w:after="240" w:line="480" w:lineRule="auto"/>
        <w:ind w:left="892" w:hanging="446"/>
        <w:jc w:val="left"/>
        <w:rPr>
          <w:sz w:val="24"/>
          <w:szCs w:val="24"/>
        </w:rPr>
      </w:pPr>
      <w:r>
        <w:rPr>
          <w:sz w:val="24"/>
          <w:szCs w:val="24"/>
        </w:rPr>
        <w:t xml:space="preserve">Vabø, R., Moen, E., </w:t>
      </w:r>
      <w:proofErr w:type="spellStart"/>
      <w:r>
        <w:rPr>
          <w:sz w:val="24"/>
          <w:szCs w:val="24"/>
        </w:rPr>
        <w:t>Smoliński</w:t>
      </w:r>
      <w:proofErr w:type="spellEnd"/>
      <w:r>
        <w:rPr>
          <w:sz w:val="24"/>
          <w:szCs w:val="24"/>
        </w:rPr>
        <w:t xml:space="preserve">, S., </w:t>
      </w:r>
      <w:proofErr w:type="spellStart"/>
      <w:r>
        <w:rPr>
          <w:sz w:val="24"/>
          <w:szCs w:val="24"/>
        </w:rPr>
        <w:t>Husebo</w:t>
      </w:r>
      <w:proofErr w:type="spellEnd"/>
      <w:r>
        <w:rPr>
          <w:sz w:val="24"/>
          <w:szCs w:val="24"/>
        </w:rPr>
        <w:t xml:space="preserve">, A., Handegard, N.O., and Malde, K. 2021. Automatic interpretation of salmon scales using deep learning. Ecol. Inform. 63: 101322. </w:t>
      </w:r>
      <w:proofErr w:type="gramStart"/>
      <w:r>
        <w:rPr>
          <w:sz w:val="24"/>
          <w:szCs w:val="24"/>
        </w:rPr>
        <w:t>doi:10.1016/j.ecoinf</w:t>
      </w:r>
      <w:proofErr w:type="gramEnd"/>
      <w:r>
        <w:rPr>
          <w:sz w:val="24"/>
          <w:szCs w:val="24"/>
        </w:rPr>
        <w:t>.2021.101322.</w:t>
      </w:r>
    </w:p>
    <w:p w14:paraId="000000A3" w14:textId="77777777" w:rsidR="009F02E6" w:rsidRDefault="00000000">
      <w:pPr>
        <w:spacing w:before="240" w:after="240" w:line="480" w:lineRule="auto"/>
        <w:ind w:left="892" w:hanging="446"/>
        <w:jc w:val="left"/>
        <w:rPr>
          <w:sz w:val="24"/>
          <w:szCs w:val="24"/>
        </w:rPr>
      </w:pPr>
      <w:r>
        <w:rPr>
          <w:sz w:val="24"/>
          <w:szCs w:val="24"/>
        </w:rPr>
        <w:t xml:space="preserve">Yole, F.Y.E. 1989. Criteria for identifying freshwater age from scales of Chinook salmon (Oncorhynchus tshawytscha) captured in mixed-stock fisheries of British Columbia. Can. Tech. Rep. Fish. </w:t>
      </w:r>
      <w:proofErr w:type="spellStart"/>
      <w:r>
        <w:rPr>
          <w:sz w:val="24"/>
          <w:szCs w:val="24"/>
        </w:rPr>
        <w:t>Aquat</w:t>
      </w:r>
      <w:proofErr w:type="spellEnd"/>
      <w:r>
        <w:rPr>
          <w:sz w:val="24"/>
          <w:szCs w:val="24"/>
        </w:rPr>
        <w:t>. Sci. No. 1628. viii + 46 p.</w:t>
      </w:r>
    </w:p>
    <w:p w14:paraId="000000A4" w14:textId="77777777" w:rsidR="009F02E6" w:rsidRDefault="00000000">
      <w:pPr>
        <w:spacing w:before="240" w:after="240" w:line="480" w:lineRule="auto"/>
        <w:ind w:left="892" w:hanging="446"/>
        <w:jc w:val="left"/>
        <w:rPr>
          <w:sz w:val="24"/>
          <w:szCs w:val="24"/>
        </w:rPr>
      </w:pPr>
      <w:r>
        <w:rPr>
          <w:sz w:val="24"/>
          <w:szCs w:val="24"/>
        </w:rPr>
        <w:t xml:space="preserve">Zabel, R.W., and Levin, P.S. 2002. Simple assumptions on age composition </w:t>
      </w:r>
      <w:proofErr w:type="gramStart"/>
      <w:r>
        <w:rPr>
          <w:sz w:val="24"/>
          <w:szCs w:val="24"/>
        </w:rPr>
        <w:t>lead</w:t>
      </w:r>
      <w:proofErr w:type="gramEnd"/>
      <w:r>
        <w:rPr>
          <w:sz w:val="24"/>
          <w:szCs w:val="24"/>
        </w:rPr>
        <w:t xml:space="preserve"> to erroneous conclusions on the nature of density dependence in age-structured populations. </w:t>
      </w:r>
      <w:proofErr w:type="spellStart"/>
      <w:r>
        <w:rPr>
          <w:sz w:val="24"/>
          <w:szCs w:val="24"/>
        </w:rPr>
        <w:t>Oecologia</w:t>
      </w:r>
      <w:proofErr w:type="spellEnd"/>
      <w:r>
        <w:rPr>
          <w:sz w:val="24"/>
          <w:szCs w:val="24"/>
        </w:rPr>
        <w:t xml:space="preserve"> 133: 349–355. doi:10.1007/s00442-002-1051-0.</w:t>
      </w:r>
    </w:p>
    <w:p w14:paraId="000000A5" w14:textId="77777777" w:rsidR="009F02E6" w:rsidRDefault="009F02E6">
      <w:pPr>
        <w:spacing w:before="240" w:after="240" w:line="480" w:lineRule="auto"/>
        <w:jc w:val="left"/>
        <w:rPr>
          <w:sz w:val="24"/>
          <w:szCs w:val="24"/>
        </w:rPr>
      </w:pPr>
    </w:p>
    <w:p w14:paraId="000000A6" w14:textId="77777777" w:rsidR="009F02E6" w:rsidRDefault="00000000">
      <w:pPr>
        <w:pStyle w:val="Heading1"/>
        <w:spacing w:line="480" w:lineRule="auto"/>
      </w:pPr>
      <w:bookmarkStart w:id="447" w:name="_2eyanu4zgz81" w:colFirst="0" w:colLast="0"/>
      <w:bookmarkStart w:id="448" w:name="_7m3ohjpyffe2"/>
      <w:bookmarkEnd w:id="447"/>
      <w:bookmarkEnd w:id="448"/>
      <w:r>
        <w:t>Tables</w:t>
      </w:r>
    </w:p>
    <w:p w14:paraId="20D79C89" w14:textId="77777777" w:rsidR="009F02E6" w:rsidRDefault="00767F0C">
      <w:pPr>
        <w:spacing w:line="480" w:lineRule="auto"/>
        <w:ind w:right="900"/>
        <w:jc w:val="left"/>
        <w:rPr>
          <w:moveFrom w:id="449" w:author="Authors" w:date="2026-08-21T10:05:00Z" w16du:dateUtc="2026-08-21T17:05:00Z"/>
          <w:sz w:val="24"/>
          <w:szCs w:val="24"/>
        </w:rPr>
      </w:pPr>
      <w:del w:id="450" w:author="Authors" w:date="2026-08-21T10:05:00Z" w16du:dateUtc="2026-08-21T17:05:00Z">
        <w:r>
          <w:fldChar w:fldCharType="begin"/>
        </w:r>
        <w:r>
          <w:delInstrText>HYPERLINK "Tables/Table1.pdf"</w:delInstrText>
        </w:r>
        <w:r>
          <w:fldChar w:fldCharType="separate"/>
        </w:r>
        <w:r w:rsidRPr="00767F0C">
          <w:rPr>
            <w:rStyle w:val="Hyperlink"/>
            <w:sz w:val="24"/>
            <w:szCs w:val="24"/>
          </w:rPr>
          <w:delText>Table 1</w:delText>
        </w:r>
        <w:r>
          <w:fldChar w:fldCharType="end"/>
        </w:r>
        <w:r>
          <w:rPr>
            <w:sz w:val="24"/>
            <w:szCs w:val="24"/>
          </w:rPr>
          <w:delText>:</w:delText>
        </w:r>
      </w:del>
      <w:moveFromRangeStart w:id="451" w:author="Authors" w:date="2026-08-21T10:05:00Z" w:name="move238199186"/>
      <w:moveFrom w:id="452" w:author="Authors" w:date="2026-08-21T10:05:00Z" w16du:dateUtc="2026-08-21T17:05:00Z">
        <w:r w:rsidR="00000000">
          <w:rPr>
            <w:sz w:val="24"/>
            <w:szCs w:val="24"/>
          </w:rPr>
          <w:t xml:space="preserve"> Number of labeled (total age) chum salmon scale images in our repository and the images used in model development. Four agencies were involved in creating the scale image repository: the National Oceanic and Atmospheric Administration (NOAA), Alaska Department of Fish and Game (ADF&amp;G), Department of Fisheries and Oceans Canada (DFO), and Northern Southeast Regional Aquaculture Association (NSRAA).</w:t>
        </w:r>
      </w:moveFrom>
    </w:p>
    <w:p w14:paraId="0A9CED2B" w14:textId="77777777" w:rsidR="009F02E6" w:rsidRDefault="009F02E6">
      <w:pPr>
        <w:spacing w:line="480" w:lineRule="auto"/>
        <w:rPr>
          <w:moveFrom w:id="453" w:author="Authors" w:date="2026-08-21T10:05:00Z" w16du:dateUtc="2026-08-21T17:05:00Z"/>
        </w:rPr>
      </w:pPr>
    </w:p>
    <w:moveFromRangeEnd w:id="451"/>
    <w:p w14:paraId="000000A7" w14:textId="77777777" w:rsidR="009F02E6" w:rsidRDefault="00767F0C">
      <w:pPr>
        <w:spacing w:line="480" w:lineRule="auto"/>
        <w:rPr>
          <w:sz w:val="24"/>
          <w:szCs w:val="24"/>
        </w:rPr>
      </w:pPr>
      <w:del w:id="454" w:author="Authors" w:date="2026-08-21T10:05:00Z" w16du:dateUtc="2026-08-21T17:05:00Z">
        <w:r>
          <w:fldChar w:fldCharType="begin"/>
        </w:r>
        <w:r>
          <w:delInstrText>HYPERLINK "Tables/Table2.pdf"</w:delInstrText>
        </w:r>
        <w:r>
          <w:fldChar w:fldCharType="separate"/>
        </w:r>
        <w:r w:rsidRPr="00767F0C">
          <w:rPr>
            <w:rStyle w:val="Hyperlink"/>
            <w:sz w:val="24"/>
            <w:szCs w:val="24"/>
          </w:rPr>
          <w:delText>Table 2</w:delText>
        </w:r>
        <w:r>
          <w:fldChar w:fldCharType="end"/>
        </w:r>
      </w:del>
      <w:ins w:id="455" w:author="Authors" w:date="2026-08-21T10:05:00Z" w16du:dateUtc="2026-08-21T17:05:00Z">
        <w:r w:rsidR="00000000">
          <w:fldChar w:fldCharType="begin"/>
        </w:r>
        <w:r w:rsidR="00000000">
          <w:instrText>HYPERLINK "http://tables/Table2.pdf" \h</w:instrText>
        </w:r>
        <w:r w:rsidR="00000000">
          <w:fldChar w:fldCharType="separate"/>
        </w:r>
        <w:r w:rsidR="00000000">
          <w:rPr>
            <w:color w:val="0000FF"/>
            <w:sz w:val="24"/>
            <w:szCs w:val="24"/>
            <w:u w:val="single"/>
          </w:rPr>
          <w:t xml:space="preserve">Table </w:t>
        </w:r>
        <w:r w:rsidR="00000000">
          <w:fldChar w:fldCharType="end"/>
        </w:r>
        <w:r w:rsidR="00000000">
          <w:fldChar w:fldCharType="begin"/>
        </w:r>
        <w:r w:rsidR="00000000">
          <w:instrText>HYPERLINK "http://tables/Table2.pdf" \h</w:instrText>
        </w:r>
        <w:r w:rsidR="00000000">
          <w:fldChar w:fldCharType="separate"/>
        </w:r>
        <w:r w:rsidR="00000000">
          <w:rPr>
            <w:color w:val="0000FF"/>
            <w:sz w:val="24"/>
            <w:szCs w:val="24"/>
            <w:u w:val="single"/>
          </w:rPr>
          <w:t>1</w:t>
        </w:r>
        <w:r w:rsidR="00000000">
          <w:fldChar w:fldCharType="end"/>
        </w:r>
      </w:ins>
      <w:r w:rsidR="00000000">
        <w:rPr>
          <w:sz w:val="24"/>
          <w:szCs w:val="24"/>
        </w:rPr>
        <w:t xml:space="preserve">: Comparison of </w:t>
      </w:r>
      <w:ins w:id="456" w:author="Authors" w:date="2026-08-21T10:05:00Z" w16du:dateUtc="2026-08-21T17:05:00Z">
        <w:r w:rsidR="00000000">
          <w:rPr>
            <w:sz w:val="24"/>
            <w:szCs w:val="24"/>
          </w:rPr>
          <w:t xml:space="preserve">the number of </w:t>
        </w:r>
      </w:ins>
      <w:r w:rsidR="00000000">
        <w:rPr>
          <w:sz w:val="24"/>
          <w:szCs w:val="24"/>
        </w:rPr>
        <w:t xml:space="preserve">discrepancies between CNN models and original labels by ADF&amp;G and DFO reviewers. Discrepancies were classified into five major categories: original age </w:t>
      </w:r>
      <w:del w:id="457" w:author="Authors" w:date="2026-08-21T10:05:00Z" w16du:dateUtc="2026-08-21T17:05:00Z">
        <w:r>
          <w:rPr>
            <w:sz w:val="24"/>
            <w:szCs w:val="24"/>
          </w:rPr>
          <w:delText>correct</w:delText>
        </w:r>
      </w:del>
      <w:ins w:id="458" w:author="Authors" w:date="2026-08-21T10:05:00Z" w16du:dateUtc="2026-08-21T17:05:00Z">
        <w:r w:rsidR="00000000">
          <w:rPr>
            <w:sz w:val="24"/>
            <w:szCs w:val="24"/>
          </w:rPr>
          <w:t>supported</w:t>
        </w:r>
      </w:ins>
      <w:r w:rsidR="00000000">
        <w:rPr>
          <w:sz w:val="24"/>
          <w:szCs w:val="24"/>
        </w:rPr>
        <w:t xml:space="preserve">, model age </w:t>
      </w:r>
      <w:del w:id="459" w:author="Authors" w:date="2026-08-21T10:05:00Z" w16du:dateUtc="2026-08-21T17:05:00Z">
        <w:r>
          <w:rPr>
            <w:sz w:val="24"/>
            <w:szCs w:val="24"/>
          </w:rPr>
          <w:delText>correct</w:delText>
        </w:r>
      </w:del>
      <w:ins w:id="460" w:author="Authors" w:date="2026-08-21T10:05:00Z" w16du:dateUtc="2026-08-21T17:05:00Z">
        <w:r w:rsidR="00000000">
          <w:rPr>
            <w:sz w:val="24"/>
            <w:szCs w:val="24"/>
          </w:rPr>
          <w:t>supported</w:t>
        </w:r>
      </w:ins>
      <w:r w:rsidR="00000000">
        <w:rPr>
          <w:sz w:val="24"/>
          <w:szCs w:val="24"/>
        </w:rPr>
        <w:t xml:space="preserve">, neither age </w:t>
      </w:r>
      <w:del w:id="461" w:author="Authors" w:date="2026-08-21T10:05:00Z" w16du:dateUtc="2026-08-21T17:05:00Z">
        <w:r>
          <w:rPr>
            <w:sz w:val="24"/>
            <w:szCs w:val="24"/>
          </w:rPr>
          <w:delText>correct</w:delText>
        </w:r>
      </w:del>
      <w:ins w:id="462" w:author="Authors" w:date="2026-08-21T10:05:00Z" w16du:dateUtc="2026-08-21T17:05:00Z">
        <w:r w:rsidR="00000000">
          <w:rPr>
            <w:sz w:val="24"/>
            <w:szCs w:val="24"/>
          </w:rPr>
          <w:t>supported</w:t>
        </w:r>
      </w:ins>
      <w:r w:rsidR="00000000">
        <w:rPr>
          <w:sz w:val="24"/>
          <w:szCs w:val="24"/>
        </w:rPr>
        <w:t>, ambiguous pattern (</w:t>
      </w:r>
      <w:r w:rsidR="00000000">
        <w:rPr>
          <w:i/>
          <w:iCs/>
          <w:sz w:val="24"/>
          <w:szCs w:val="24"/>
        </w:rPr>
        <w:t>i.e.</w:t>
      </w:r>
      <w:r w:rsidR="00000000">
        <w:rPr>
          <w:sz w:val="24"/>
          <w:szCs w:val="24"/>
        </w:rPr>
        <w:t>, confidence in the age estimate +/- 1 year) and processing error (</w:t>
      </w:r>
      <w:r w:rsidR="00000000">
        <w:rPr>
          <w:i/>
          <w:iCs/>
          <w:sz w:val="24"/>
          <w:szCs w:val="24"/>
        </w:rPr>
        <w:t>i.e.</w:t>
      </w:r>
      <w:r w:rsidR="00000000">
        <w:rPr>
          <w:sz w:val="24"/>
          <w:szCs w:val="24"/>
        </w:rPr>
        <w:t xml:space="preserve">, entire scale cropped out of image or incorrect original age assigned to image provided). </w:t>
      </w:r>
    </w:p>
    <w:p w14:paraId="000000A8" w14:textId="77777777" w:rsidR="009F02E6" w:rsidRDefault="00000000">
      <w:pPr>
        <w:pStyle w:val="Heading1"/>
        <w:spacing w:line="480" w:lineRule="auto"/>
      </w:pPr>
      <w:bookmarkStart w:id="463" w:name="_g94w11z287x6" w:colFirst="0" w:colLast="0"/>
      <w:bookmarkStart w:id="464" w:name="_lx32q33p78zd"/>
      <w:bookmarkEnd w:id="463"/>
      <w:bookmarkEnd w:id="464"/>
      <w:r>
        <w:t>Figures</w:t>
      </w:r>
    </w:p>
    <w:p w14:paraId="325A2BE5" w14:textId="77777777" w:rsidR="00747C1F" w:rsidRDefault="00747C1F">
      <w:pPr>
        <w:spacing w:line="480" w:lineRule="auto"/>
        <w:rPr>
          <w:del w:id="465" w:author="Authors" w:date="2026-08-21T10:05:00Z" w16du:dateUtc="2026-08-21T17:05:00Z"/>
          <w:sz w:val="24"/>
          <w:szCs w:val="24"/>
        </w:rPr>
      </w:pPr>
    </w:p>
    <w:p w14:paraId="000000A9" w14:textId="77777777" w:rsidR="009F02E6" w:rsidRDefault="00891D03">
      <w:pPr>
        <w:spacing w:line="480" w:lineRule="auto"/>
        <w:rPr>
          <w:sz w:val="24"/>
          <w:szCs w:val="24"/>
        </w:rPr>
      </w:pPr>
      <w:del w:id="466" w:author="Authors" w:date="2026-08-21T10:05:00Z" w16du:dateUtc="2026-08-21T17:05:00Z">
        <w:r>
          <w:fldChar w:fldCharType="begin"/>
        </w:r>
        <w:r>
          <w:delInstrText>HYPERLINK "Figure1.pdf"</w:delInstrText>
        </w:r>
        <w:r>
          <w:fldChar w:fldCharType="separate"/>
        </w:r>
        <w:r w:rsidRPr="00891D03">
          <w:rPr>
            <w:rStyle w:val="Hyperlink"/>
            <w:sz w:val="24"/>
            <w:szCs w:val="24"/>
          </w:rPr>
          <w:delText>Figure 1</w:delText>
        </w:r>
        <w:r>
          <w:fldChar w:fldCharType="end"/>
        </w:r>
        <w:r>
          <w:rPr>
            <w:sz w:val="24"/>
            <w:szCs w:val="24"/>
          </w:rPr>
          <w:delText>:</w:delText>
        </w:r>
      </w:del>
      <w:ins w:id="467" w:author="Authors" w:date="2026-08-21T10:05:00Z" w16du:dateUtc="2026-08-21T17:05:00Z">
        <w:r w:rsidR="00000000">
          <w:rPr>
            <w:sz w:val="24"/>
            <w:szCs w:val="24"/>
          </w:rPr>
          <w:t>Figure 1:</w:t>
        </w:r>
      </w:ins>
      <w:r w:rsidR="00000000">
        <w:rPr>
          <w:sz w:val="24"/>
          <w:szCs w:val="24"/>
        </w:rPr>
        <w:t xml:space="preserve"> Left to right is the same image: A) raw image and size, B) You Only Look Once (YOLO) image cropped and resized, and C) Segment Anything Model (SAM) image cropped with background noise removed and resized. </w:t>
      </w:r>
    </w:p>
    <w:p w14:paraId="000000AA" w14:textId="77777777" w:rsidR="009F02E6" w:rsidRDefault="009F02E6">
      <w:pPr>
        <w:spacing w:line="480" w:lineRule="auto"/>
        <w:rPr>
          <w:sz w:val="24"/>
          <w:szCs w:val="24"/>
        </w:rPr>
      </w:pPr>
    </w:p>
    <w:p w14:paraId="000000AB" w14:textId="77777777" w:rsidR="009F02E6" w:rsidRDefault="00891D03">
      <w:pPr>
        <w:spacing w:line="480" w:lineRule="auto"/>
        <w:rPr>
          <w:b/>
          <w:bCs/>
          <w:sz w:val="28"/>
          <w:szCs w:val="28"/>
        </w:rPr>
      </w:pPr>
      <w:del w:id="468" w:author="Authors" w:date="2026-08-21T10:05:00Z" w16du:dateUtc="2026-08-21T17:05:00Z">
        <w:r>
          <w:fldChar w:fldCharType="begin"/>
        </w:r>
        <w:r>
          <w:delInstrText>HYPERLINK "Figure2.pdf"</w:delInstrText>
        </w:r>
        <w:r>
          <w:fldChar w:fldCharType="separate"/>
        </w:r>
        <w:r w:rsidRPr="00891D03">
          <w:rPr>
            <w:rStyle w:val="Hyperlink"/>
            <w:sz w:val="24"/>
            <w:szCs w:val="24"/>
          </w:rPr>
          <w:delText>Figure 2</w:delText>
        </w:r>
        <w:r>
          <w:fldChar w:fldCharType="end"/>
        </w:r>
        <w:r>
          <w:rPr>
            <w:sz w:val="24"/>
            <w:szCs w:val="24"/>
          </w:rPr>
          <w:delText>:</w:delText>
        </w:r>
      </w:del>
      <w:ins w:id="469" w:author="Authors" w:date="2026-08-21T10:05:00Z" w16du:dateUtc="2026-08-21T17:05:00Z">
        <w:r w:rsidR="00000000">
          <w:rPr>
            <w:sz w:val="24"/>
            <w:szCs w:val="24"/>
          </w:rPr>
          <w:t>Figure 2:</w:t>
        </w:r>
      </w:ins>
      <w:r w:rsidR="00000000">
        <w:rPr>
          <w:sz w:val="24"/>
          <w:szCs w:val="24"/>
        </w:rPr>
        <w:t xml:space="preserve"> Learning curves of the three CNN models (</w:t>
      </w:r>
      <w:proofErr w:type="spellStart"/>
      <w:r w:rsidR="00000000">
        <w:rPr>
          <w:sz w:val="24"/>
          <w:szCs w:val="24"/>
        </w:rPr>
        <w:t>ConvNeXtLarge</w:t>
      </w:r>
      <w:proofErr w:type="spellEnd"/>
      <w:r w:rsidR="00000000">
        <w:rPr>
          <w:sz w:val="24"/>
          <w:szCs w:val="24"/>
        </w:rPr>
        <w:t xml:space="preserve">, EfficientNetV2L, and </w:t>
      </w:r>
      <w:proofErr w:type="spellStart"/>
      <w:r w:rsidR="00000000">
        <w:rPr>
          <w:sz w:val="24"/>
          <w:szCs w:val="24"/>
        </w:rPr>
        <w:t>NASNetLarge</w:t>
      </w:r>
      <w:proofErr w:type="spellEnd"/>
      <w:r w:rsidR="00000000">
        <w:rPr>
          <w:sz w:val="24"/>
          <w:szCs w:val="24"/>
        </w:rPr>
        <w:t xml:space="preserve">) and two preprocessing models (SAM and YOLO) measured by drop in MSE over each epoch. </w:t>
      </w:r>
    </w:p>
    <w:p w14:paraId="000000AC" w14:textId="77777777" w:rsidR="009F02E6" w:rsidRDefault="009F02E6">
      <w:pPr>
        <w:spacing w:line="480" w:lineRule="auto"/>
        <w:rPr>
          <w:sz w:val="24"/>
          <w:szCs w:val="24"/>
        </w:rPr>
      </w:pPr>
    </w:p>
    <w:p w14:paraId="000000AD" w14:textId="77777777" w:rsidR="009F02E6" w:rsidRDefault="00891D03">
      <w:pPr>
        <w:spacing w:line="480" w:lineRule="auto"/>
        <w:rPr>
          <w:sz w:val="24"/>
          <w:szCs w:val="24"/>
        </w:rPr>
      </w:pPr>
      <w:del w:id="470" w:author="Authors" w:date="2026-08-21T10:05:00Z" w16du:dateUtc="2026-08-21T17:05:00Z">
        <w:r>
          <w:fldChar w:fldCharType="begin"/>
        </w:r>
        <w:r>
          <w:delInstrText>HYPERLINK "Figure3.pdf"</w:delInstrText>
        </w:r>
        <w:r>
          <w:fldChar w:fldCharType="separate"/>
        </w:r>
        <w:r w:rsidRPr="00891D03">
          <w:rPr>
            <w:rStyle w:val="Hyperlink"/>
            <w:sz w:val="24"/>
            <w:szCs w:val="24"/>
          </w:rPr>
          <w:delText>Figure 3</w:delText>
        </w:r>
        <w:r>
          <w:fldChar w:fldCharType="end"/>
        </w:r>
        <w:r>
          <w:rPr>
            <w:sz w:val="24"/>
            <w:szCs w:val="24"/>
          </w:rPr>
          <w:delText>:</w:delText>
        </w:r>
      </w:del>
      <w:ins w:id="471" w:author="Authors" w:date="2026-08-21T10:05:00Z" w16du:dateUtc="2026-08-21T17:05:00Z">
        <w:r w:rsidR="00000000">
          <w:rPr>
            <w:sz w:val="24"/>
            <w:szCs w:val="24"/>
          </w:rPr>
          <w:t>Figure 3:</w:t>
        </w:r>
      </w:ins>
      <w:r w:rsidR="00000000">
        <w:rPr>
          <w:sz w:val="24"/>
          <w:szCs w:val="24"/>
        </w:rPr>
        <w:t xml:space="preserve"> Model agreement of individual CNN models and ensemble models weighted by their</w:t>
      </w:r>
      <w:ins w:id="472" w:author="Authors" w:date="2026-08-21T10:05:00Z" w16du:dateUtc="2026-08-21T17:05:00Z">
        <w:r w:rsidR="00000000">
          <w:rPr>
            <w:sz w:val="24"/>
            <w:szCs w:val="24"/>
          </w:rPr>
          <w:t xml:space="preserve"> inverse</w:t>
        </w:r>
      </w:ins>
      <w:r w:rsidR="00000000">
        <w:rPr>
          <w:sz w:val="24"/>
          <w:szCs w:val="24"/>
        </w:rPr>
        <w:t xml:space="preserve"> validation MSE for the SAM and YOLO preprocessing methods (A) and CNN ensemble model agreement by agency for groups with at least 10 scales in the test data (B). Agreement was estimated as concordance between model and original label or age estimate.  </w:t>
      </w:r>
    </w:p>
    <w:p w14:paraId="000000AE" w14:textId="77777777" w:rsidR="009F02E6" w:rsidRDefault="009F02E6">
      <w:pPr>
        <w:spacing w:line="480" w:lineRule="auto"/>
        <w:rPr>
          <w:sz w:val="24"/>
          <w:szCs w:val="24"/>
        </w:rPr>
      </w:pPr>
    </w:p>
    <w:p w14:paraId="000000AF" w14:textId="77777777" w:rsidR="009F02E6" w:rsidRDefault="00891D03">
      <w:pPr>
        <w:spacing w:line="480" w:lineRule="auto"/>
        <w:rPr>
          <w:sz w:val="24"/>
          <w:szCs w:val="24"/>
        </w:rPr>
      </w:pPr>
      <w:del w:id="473" w:author="Authors" w:date="2026-08-21T10:05:00Z" w16du:dateUtc="2026-08-21T17:05:00Z">
        <w:r>
          <w:fldChar w:fldCharType="begin"/>
        </w:r>
        <w:r>
          <w:delInstrText>HYPERLINK "Figure4.pdf"</w:delInstrText>
        </w:r>
        <w:r>
          <w:fldChar w:fldCharType="separate"/>
        </w:r>
        <w:r w:rsidRPr="00891D03">
          <w:rPr>
            <w:rStyle w:val="Hyperlink"/>
            <w:sz w:val="24"/>
            <w:szCs w:val="24"/>
          </w:rPr>
          <w:delText>Figure 4</w:delText>
        </w:r>
        <w:r>
          <w:fldChar w:fldCharType="end"/>
        </w:r>
        <w:r>
          <w:rPr>
            <w:sz w:val="24"/>
            <w:szCs w:val="24"/>
          </w:rPr>
          <w:delText>:</w:delText>
        </w:r>
      </w:del>
      <w:ins w:id="474" w:author="Authors" w:date="2026-08-21T10:05:00Z" w16du:dateUtc="2026-08-21T17:05:00Z">
        <w:r w:rsidR="00000000">
          <w:rPr>
            <w:sz w:val="24"/>
            <w:szCs w:val="24"/>
          </w:rPr>
          <w:t>Figure 4:</w:t>
        </w:r>
      </w:ins>
      <w:r w:rsidR="00000000">
        <w:rPr>
          <w:sz w:val="24"/>
          <w:szCs w:val="24"/>
        </w:rPr>
        <w:t xml:space="preserve"> CNN ensemble model predictions on </w:t>
      </w:r>
      <w:del w:id="475" w:author="Authors" w:date="2026-08-21T10:05:00Z" w16du:dateUtc="2026-08-21T17:05:00Z">
        <w:r>
          <w:rPr>
            <w:sz w:val="24"/>
            <w:szCs w:val="24"/>
          </w:rPr>
          <w:delText>2377</w:delText>
        </w:r>
      </w:del>
      <w:ins w:id="476" w:author="Authors" w:date="2026-08-21T10:05:00Z" w16du:dateUtc="2026-08-21T17:05:00Z">
        <w:r w:rsidR="00000000">
          <w:rPr>
            <w:sz w:val="24"/>
            <w:szCs w:val="24"/>
          </w:rPr>
          <w:t>2375</w:t>
        </w:r>
      </w:ins>
      <w:r w:rsidR="00000000">
        <w:rPr>
          <w:sz w:val="24"/>
          <w:szCs w:val="24"/>
        </w:rPr>
        <w:t xml:space="preserve"> chum salmon scale images. Tiles are shaded by the proportion of images predicted by the CNN model for a given label; columns sum to 100%.   </w:t>
      </w:r>
    </w:p>
    <w:p w14:paraId="000000B0" w14:textId="77777777" w:rsidR="009F02E6" w:rsidRDefault="009F02E6">
      <w:pPr>
        <w:spacing w:line="480" w:lineRule="auto"/>
        <w:rPr>
          <w:b/>
          <w:bCs/>
          <w:sz w:val="24"/>
          <w:szCs w:val="24"/>
        </w:rPr>
      </w:pPr>
    </w:p>
    <w:p w14:paraId="000000B1" w14:textId="77777777" w:rsidR="009F02E6" w:rsidRDefault="00000000">
      <w:pPr>
        <w:pStyle w:val="Heading1"/>
        <w:spacing w:line="480" w:lineRule="auto"/>
      </w:pPr>
      <w:bookmarkStart w:id="477" w:name="_1070btel3v9z" w:colFirst="0" w:colLast="0"/>
      <w:bookmarkStart w:id="478" w:name="_ccnmo3m7so1f"/>
      <w:bookmarkEnd w:id="477"/>
      <w:bookmarkEnd w:id="478"/>
      <w:r>
        <w:t>Appendix A.</w:t>
      </w:r>
    </w:p>
    <w:p w14:paraId="000000B2" w14:textId="77777777" w:rsidR="009F02E6" w:rsidRDefault="00767F0C">
      <w:pPr>
        <w:spacing w:line="480" w:lineRule="auto"/>
        <w:ind w:right="900"/>
        <w:jc w:val="left"/>
        <w:rPr>
          <w:moveTo w:id="479" w:author="Authors" w:date="2026-08-21T10:05:00Z" w16du:dateUtc="2026-08-21T17:05:00Z"/>
          <w:sz w:val="24"/>
          <w:szCs w:val="24"/>
        </w:rPr>
      </w:pPr>
      <w:del w:id="480" w:author="Authors" w:date="2026-08-21T10:05:00Z" w16du:dateUtc="2026-08-21T17:05:00Z">
        <w:r>
          <w:fldChar w:fldCharType="begin"/>
        </w:r>
        <w:r>
          <w:delInstrText>HYPERLINK "Tables/TableA1.pdf"</w:delInstrText>
        </w:r>
        <w:r>
          <w:fldChar w:fldCharType="separate"/>
        </w:r>
        <w:r w:rsidRPr="00767F0C">
          <w:rPr>
            <w:rStyle w:val="Hyperlink"/>
            <w:sz w:val="24"/>
            <w:szCs w:val="24"/>
          </w:rPr>
          <w:delText>Table A1</w:delText>
        </w:r>
        <w:r>
          <w:fldChar w:fldCharType="end"/>
        </w:r>
        <w:r>
          <w:rPr>
            <w:sz w:val="24"/>
            <w:szCs w:val="24"/>
          </w:rPr>
          <w:delText>.</w:delText>
        </w:r>
      </w:del>
      <w:ins w:id="481" w:author="Authors" w:date="2026-08-21T10:05:00Z" w16du:dateUtc="2026-08-21T17:05:00Z">
        <w:r w:rsidR="00000000">
          <w:rPr>
            <w:sz w:val="24"/>
            <w:szCs w:val="24"/>
          </w:rPr>
          <w:t>Table A1:</w:t>
        </w:r>
      </w:ins>
      <w:moveToRangeStart w:id="482" w:author="Authors" w:date="2026-08-21T10:05:00Z" w:name="move238199186"/>
      <w:moveTo w:id="483" w:author="Authors" w:date="2026-08-21T10:05:00Z" w16du:dateUtc="2026-08-21T17:05:00Z">
        <w:r w:rsidR="00000000">
          <w:rPr>
            <w:sz w:val="24"/>
            <w:szCs w:val="24"/>
          </w:rPr>
          <w:t xml:space="preserve"> Number of labeled (total age) chum salmon scale images in our repository and the images used in model development. Four agencies were involved in creating the scale image repository: the National Oceanic and Atmospheric Administration (NOAA), Alaska Department of Fish and Game (ADF&amp;G), Department of Fisheries and Oceans Canada (DFO), and Northern Southeast Regional Aquaculture Association (NSRAA).</w:t>
        </w:r>
      </w:moveTo>
    </w:p>
    <w:p w14:paraId="000000B3" w14:textId="77777777" w:rsidR="009F02E6" w:rsidRDefault="009F02E6">
      <w:pPr>
        <w:spacing w:line="480" w:lineRule="auto"/>
        <w:rPr>
          <w:moveTo w:id="484" w:author="Authors" w:date="2026-08-21T10:05:00Z" w16du:dateUtc="2026-08-21T17:05:00Z"/>
        </w:rPr>
      </w:pPr>
    </w:p>
    <w:moveToRangeEnd w:id="482"/>
    <w:p w14:paraId="000000B4" w14:textId="77777777" w:rsidR="009F02E6" w:rsidRDefault="00000000">
      <w:pPr>
        <w:spacing w:line="480" w:lineRule="auto"/>
        <w:rPr>
          <w:sz w:val="24"/>
          <w:szCs w:val="24"/>
        </w:rPr>
      </w:pPr>
      <w:ins w:id="485" w:author="Authors" w:date="2026-08-21T10:05:00Z" w16du:dateUtc="2026-08-21T17:05:00Z">
        <w:r>
          <w:rPr>
            <w:sz w:val="24"/>
            <w:szCs w:val="24"/>
          </w:rPr>
          <w:t>Table A2.</w:t>
        </w:r>
      </w:ins>
      <w:r>
        <w:rPr>
          <w:sz w:val="24"/>
          <w:szCs w:val="24"/>
        </w:rPr>
        <w:t xml:space="preserve"> The three model architectures differed but used the same hyperparameters and model head configurations. </w:t>
      </w:r>
    </w:p>
    <w:p w14:paraId="000000B5" w14:textId="77777777" w:rsidR="009F02E6" w:rsidRDefault="009F02E6">
      <w:pPr>
        <w:spacing w:line="480" w:lineRule="auto"/>
        <w:rPr>
          <w:b/>
          <w:bCs/>
          <w:sz w:val="28"/>
          <w:szCs w:val="28"/>
        </w:rPr>
      </w:pPr>
    </w:p>
    <w:p w14:paraId="000000B6" w14:textId="77777777" w:rsidR="009F02E6" w:rsidRDefault="00767F0C">
      <w:pPr>
        <w:spacing w:line="480" w:lineRule="auto"/>
        <w:rPr>
          <w:b/>
          <w:bCs/>
          <w:sz w:val="24"/>
          <w:szCs w:val="24"/>
        </w:rPr>
      </w:pPr>
      <w:del w:id="486" w:author="Authors" w:date="2026-08-21T10:05:00Z" w16du:dateUtc="2026-08-21T17:05:00Z">
        <w:r>
          <w:fldChar w:fldCharType="begin"/>
        </w:r>
        <w:r>
          <w:delInstrText>HYPERLINK "Tables/TableA2.pdf"</w:delInstrText>
        </w:r>
        <w:r>
          <w:fldChar w:fldCharType="separate"/>
        </w:r>
        <w:r w:rsidRPr="00767F0C">
          <w:rPr>
            <w:rStyle w:val="Hyperlink"/>
            <w:sz w:val="24"/>
            <w:szCs w:val="24"/>
          </w:rPr>
          <w:delText>Table A2</w:delText>
        </w:r>
        <w:r>
          <w:fldChar w:fldCharType="end"/>
        </w:r>
        <w:r>
          <w:rPr>
            <w:sz w:val="24"/>
            <w:szCs w:val="24"/>
          </w:rPr>
          <w:delText>.</w:delText>
        </w:r>
      </w:del>
      <w:ins w:id="487" w:author="Authors" w:date="2026-08-21T10:05:00Z" w16du:dateUtc="2026-08-21T17:05:00Z">
        <w:r w:rsidR="00000000">
          <w:rPr>
            <w:sz w:val="24"/>
            <w:szCs w:val="24"/>
          </w:rPr>
          <w:t>Table A3.</w:t>
        </w:r>
      </w:ins>
      <w:r w:rsidR="00000000">
        <w:rPr>
          <w:sz w:val="24"/>
          <w:szCs w:val="24"/>
        </w:rPr>
        <w:t xml:space="preserve"> The </w:t>
      </w:r>
      <w:proofErr w:type="spellStart"/>
      <w:r w:rsidR="00000000">
        <w:rPr>
          <w:sz w:val="24"/>
          <w:szCs w:val="24"/>
        </w:rPr>
        <w:t>EfficientNet</w:t>
      </w:r>
      <w:proofErr w:type="spellEnd"/>
      <w:r w:rsidR="00000000">
        <w:rPr>
          <w:sz w:val="24"/>
          <w:szCs w:val="24"/>
        </w:rPr>
        <w:t xml:space="preserve"> V1.1.0 model hyperparameters and model head configuration.</w:t>
      </w:r>
    </w:p>
    <w:p w14:paraId="000000B7" w14:textId="77777777" w:rsidR="009F02E6" w:rsidRDefault="009F02E6">
      <w:pPr>
        <w:spacing w:line="480" w:lineRule="auto"/>
        <w:rPr>
          <w:b/>
          <w:bCs/>
          <w:sz w:val="28"/>
          <w:szCs w:val="28"/>
        </w:rPr>
      </w:pPr>
    </w:p>
    <w:p w14:paraId="000000B8" w14:textId="77777777" w:rsidR="009F02E6" w:rsidRDefault="009F02E6">
      <w:pPr>
        <w:spacing w:line="480" w:lineRule="auto"/>
        <w:rPr>
          <w:b/>
          <w:bCs/>
          <w:sz w:val="28"/>
          <w:szCs w:val="28"/>
        </w:rPr>
      </w:pPr>
    </w:p>
    <w:p w14:paraId="000000B9" w14:textId="77777777" w:rsidR="009F02E6" w:rsidRDefault="00000000">
      <w:pPr>
        <w:pStyle w:val="Heading1"/>
        <w:spacing w:line="480" w:lineRule="auto"/>
        <w:rPr>
          <w:sz w:val="24"/>
          <w:szCs w:val="24"/>
        </w:rPr>
      </w:pPr>
      <w:bookmarkStart w:id="488" w:name="_i53kole4xpzk" w:colFirst="0" w:colLast="0"/>
      <w:bookmarkStart w:id="489" w:name="_gnjlcntjwsbs"/>
      <w:bookmarkEnd w:id="488"/>
      <w:bookmarkEnd w:id="489"/>
      <w:r>
        <w:t>Supplementary Figures</w:t>
      </w:r>
    </w:p>
    <w:p w14:paraId="2511981F" w14:textId="77777777" w:rsidR="00747C1F" w:rsidRDefault="00747C1F">
      <w:pPr>
        <w:spacing w:line="480" w:lineRule="auto"/>
        <w:rPr>
          <w:del w:id="490" w:author="Authors" w:date="2026-08-21T10:05:00Z" w16du:dateUtc="2026-08-21T17:05:00Z"/>
          <w:sz w:val="24"/>
          <w:szCs w:val="24"/>
        </w:rPr>
      </w:pPr>
    </w:p>
    <w:p w14:paraId="000000BA" w14:textId="77777777" w:rsidR="009F02E6" w:rsidRDefault="00891D03">
      <w:pPr>
        <w:spacing w:line="480" w:lineRule="auto"/>
        <w:rPr>
          <w:b/>
          <w:bCs/>
          <w:sz w:val="24"/>
          <w:szCs w:val="24"/>
        </w:rPr>
      </w:pPr>
      <w:del w:id="491" w:author="Authors" w:date="2026-08-21T10:05:00Z" w16du:dateUtc="2026-08-21T17:05:00Z">
        <w:r>
          <w:fldChar w:fldCharType="begin"/>
        </w:r>
        <w:r>
          <w:delInstrText>HYPERLINK "FigureS1.pdf"</w:delInstrText>
        </w:r>
        <w:r>
          <w:fldChar w:fldCharType="separate"/>
        </w:r>
        <w:r w:rsidRPr="00891D03">
          <w:rPr>
            <w:rStyle w:val="Hyperlink"/>
            <w:sz w:val="24"/>
            <w:szCs w:val="24"/>
          </w:rPr>
          <w:delText>Supplementary Figure S1</w:delText>
        </w:r>
        <w:r>
          <w:fldChar w:fldCharType="end"/>
        </w:r>
        <w:r>
          <w:rPr>
            <w:sz w:val="24"/>
            <w:szCs w:val="24"/>
          </w:rPr>
          <w:delText>:</w:delText>
        </w:r>
      </w:del>
      <w:ins w:id="492" w:author="Authors" w:date="2026-08-21T10:05:00Z" w16du:dateUtc="2026-08-21T17:05:00Z">
        <w:r w:rsidR="00000000">
          <w:rPr>
            <w:sz w:val="24"/>
            <w:szCs w:val="24"/>
          </w:rPr>
          <w:t>Supplementary Figure S1:</w:t>
        </w:r>
      </w:ins>
      <w:r w:rsidR="00000000">
        <w:rPr>
          <w:sz w:val="24"/>
          <w:szCs w:val="24"/>
        </w:rPr>
        <w:t xml:space="preserve"> Illustration of a</w:t>
      </w:r>
      <w:ins w:id="493" w:author="Authors" w:date="2026-08-21T10:05:00Z" w16du:dateUtc="2026-08-21T17:05:00Z">
        <w:r w:rsidR="00000000">
          <w:rPr>
            <w:sz w:val="24"/>
            <w:szCs w:val="24"/>
          </w:rPr>
          <w:t xml:space="preserve"> </w:t>
        </w:r>
        <w:proofErr w:type="gramStart"/>
        <w:r w:rsidR="00000000">
          <w:rPr>
            <w:sz w:val="24"/>
            <w:szCs w:val="24"/>
          </w:rPr>
          <w:t>4 year old</w:t>
        </w:r>
      </w:ins>
      <w:proofErr w:type="gramEnd"/>
      <w:r w:rsidR="00000000">
        <w:rPr>
          <w:sz w:val="24"/>
          <w:szCs w:val="24"/>
        </w:rPr>
        <w:t xml:space="preserve"> chum salmon scale, showing the anterior and posterior regions and other common features: summer growth zone (orange line), winter growth zones (blue dots), and a single circulus (red dot).</w:t>
      </w:r>
    </w:p>
    <w:p w14:paraId="4397FE3C" w14:textId="77777777" w:rsidR="00C17E88" w:rsidRDefault="00C17E88">
      <w:pPr>
        <w:spacing w:line="480" w:lineRule="auto"/>
        <w:rPr>
          <w:del w:id="494" w:author="Authors" w:date="2026-08-21T10:05:00Z" w16du:dateUtc="2026-08-21T17:05:00Z"/>
          <w:b/>
          <w:bCs/>
          <w:sz w:val="28"/>
          <w:szCs w:val="28"/>
        </w:rPr>
      </w:pPr>
    </w:p>
    <w:p w14:paraId="000000BB" w14:textId="77777777" w:rsidR="009F02E6" w:rsidRDefault="00891D03">
      <w:pPr>
        <w:spacing w:after="160" w:line="480" w:lineRule="auto"/>
        <w:jc w:val="left"/>
        <w:rPr>
          <w:ins w:id="495" w:author="Authors" w:date="2026-08-21T10:05:00Z" w16du:dateUtc="2026-08-21T17:05:00Z"/>
          <w:sz w:val="24"/>
          <w:szCs w:val="24"/>
          <w:highlight w:val="white"/>
        </w:rPr>
      </w:pPr>
      <w:del w:id="496" w:author="Authors" w:date="2026-08-21T10:05:00Z" w16du:dateUtc="2026-08-21T17:05:00Z">
        <w:r>
          <w:fldChar w:fldCharType="begin"/>
        </w:r>
        <w:r>
          <w:delInstrText>HYPERLINK "FigureS2.pdf"</w:delInstrText>
        </w:r>
        <w:r>
          <w:fldChar w:fldCharType="separate"/>
        </w:r>
        <w:r w:rsidRPr="00891D03">
          <w:rPr>
            <w:rStyle w:val="Hyperlink"/>
            <w:sz w:val="24"/>
            <w:szCs w:val="24"/>
          </w:rPr>
          <w:delText>Supplementary Figure S2</w:delText>
        </w:r>
        <w:r>
          <w:fldChar w:fldCharType="end"/>
        </w:r>
        <w:r>
          <w:rPr>
            <w:sz w:val="24"/>
            <w:szCs w:val="24"/>
          </w:rPr>
          <w:delText>:</w:delText>
        </w:r>
      </w:del>
      <w:ins w:id="497" w:author="Authors" w:date="2026-08-21T10:05:00Z" w16du:dateUtc="2026-08-21T17:05:00Z">
        <w:r w:rsidR="00000000">
          <w:rPr>
            <w:sz w:val="24"/>
            <w:szCs w:val="24"/>
          </w:rPr>
          <w:t xml:space="preserve">Supplementary Figure S2: </w:t>
        </w:r>
        <w:r w:rsidR="00000000">
          <w:rPr>
            <w:sz w:val="24"/>
            <w:szCs w:val="24"/>
            <w:highlight w:val="white"/>
          </w:rPr>
          <w:t xml:space="preserve">Illustrates the location of compressed </w:t>
        </w:r>
        <w:proofErr w:type="spellStart"/>
        <w:r w:rsidR="00000000">
          <w:rPr>
            <w:sz w:val="24"/>
            <w:szCs w:val="24"/>
            <w:highlight w:val="white"/>
          </w:rPr>
          <w:t>circuli</w:t>
        </w:r>
        <w:proofErr w:type="spellEnd"/>
        <w:r w:rsidR="00000000">
          <w:rPr>
            <w:sz w:val="24"/>
            <w:szCs w:val="24"/>
            <w:highlight w:val="white"/>
          </w:rPr>
          <w:t xml:space="preserve"> which is a result of reduced growth typically occurring in winter. Grouped together these compressed </w:t>
        </w:r>
        <w:proofErr w:type="spellStart"/>
        <w:r w:rsidR="00000000">
          <w:rPr>
            <w:sz w:val="24"/>
            <w:szCs w:val="24"/>
            <w:highlight w:val="white"/>
          </w:rPr>
          <w:t>circuli</w:t>
        </w:r>
        <w:proofErr w:type="spellEnd"/>
        <w:r w:rsidR="00000000">
          <w:rPr>
            <w:sz w:val="24"/>
            <w:szCs w:val="24"/>
            <w:highlight w:val="white"/>
          </w:rPr>
          <w:t xml:space="preserve"> are referred to as an annulus. Images A, B and C demonstrate age classes one, four and six respectively.</w:t>
        </w:r>
      </w:ins>
    </w:p>
    <w:p w14:paraId="000000BC" w14:textId="77777777" w:rsidR="009F02E6" w:rsidRDefault="00000000">
      <w:pPr>
        <w:spacing w:before="240" w:after="240" w:line="480" w:lineRule="auto"/>
        <w:jc w:val="left"/>
        <w:rPr>
          <w:ins w:id="498" w:author="Authors" w:date="2026-08-21T10:05:00Z" w16du:dateUtc="2026-08-21T17:05:00Z"/>
          <w:sz w:val="24"/>
          <w:szCs w:val="24"/>
          <w:highlight w:val="white"/>
        </w:rPr>
      </w:pPr>
      <w:ins w:id="499" w:author="Authors" w:date="2026-08-21T10:05:00Z" w16du:dateUtc="2026-08-21T17:05:00Z">
        <w:r>
          <w:rPr>
            <w:sz w:val="24"/>
            <w:szCs w:val="24"/>
          </w:rPr>
          <w:t>Supplementary Figure S3: Data flow diagram showing the workflow used to develop and evaluate the chum salmon age-estimation models, including image filtering, SAM and YOLO preprocessing, CNN training, ensemble predictions, and comparison with expert ages.</w:t>
        </w:r>
      </w:ins>
    </w:p>
    <w:p w14:paraId="000000BD" w14:textId="77777777" w:rsidR="009F02E6" w:rsidRDefault="00000000">
      <w:pPr>
        <w:spacing w:before="240" w:after="240" w:line="480" w:lineRule="auto"/>
        <w:jc w:val="left"/>
        <w:rPr>
          <w:sz w:val="24"/>
          <w:szCs w:val="24"/>
        </w:rPr>
      </w:pPr>
      <w:ins w:id="500" w:author="Authors" w:date="2026-08-21T10:05:00Z" w16du:dateUtc="2026-08-21T17:05:00Z">
        <w:r>
          <w:rPr>
            <w:sz w:val="24"/>
            <w:szCs w:val="24"/>
          </w:rPr>
          <w:t>Supplementary Figure S4:</w:t>
        </w:r>
      </w:ins>
      <w:r>
        <w:rPr>
          <w:sz w:val="24"/>
          <w:szCs w:val="24"/>
        </w:rPr>
        <w:t xml:space="preserve"> Illustration of a chum salmon scale showing the most common scale conditions affecting interpretation of the growth pattern. A) Checks, or false annual growth </w:t>
      </w:r>
      <w:proofErr w:type="gramStart"/>
      <w:r>
        <w:rPr>
          <w:sz w:val="24"/>
          <w:szCs w:val="24"/>
        </w:rPr>
        <w:t>zones,  B</w:t>
      </w:r>
      <w:proofErr w:type="gramEnd"/>
      <w:r>
        <w:rPr>
          <w:sz w:val="24"/>
          <w:szCs w:val="24"/>
        </w:rPr>
        <w:t xml:space="preserve">) Regeneration, and C) Resorption. </w:t>
      </w:r>
    </w:p>
    <w:p w14:paraId="39CF21C4" w14:textId="77777777" w:rsidR="00747C1F" w:rsidRDefault="00747C1F">
      <w:pPr>
        <w:spacing w:line="480" w:lineRule="auto"/>
        <w:rPr>
          <w:del w:id="501" w:author="Authors" w:date="2026-08-21T10:05:00Z" w16du:dateUtc="2026-08-21T17:05:00Z"/>
          <w:sz w:val="24"/>
          <w:szCs w:val="24"/>
        </w:rPr>
      </w:pPr>
    </w:p>
    <w:p w14:paraId="000000BE" w14:textId="77777777" w:rsidR="009F02E6" w:rsidRDefault="00891D03">
      <w:pPr>
        <w:spacing w:line="480" w:lineRule="auto"/>
        <w:jc w:val="left"/>
        <w:rPr>
          <w:ins w:id="502" w:author="Authors" w:date="2026-08-21T10:05:00Z" w16du:dateUtc="2026-08-21T17:05:00Z"/>
        </w:rPr>
      </w:pPr>
      <w:del w:id="503" w:author="Authors" w:date="2026-08-21T10:05:00Z" w16du:dateUtc="2026-08-21T17:05:00Z">
        <w:r>
          <w:lastRenderedPageBreak/>
          <w:fldChar w:fldCharType="begin"/>
        </w:r>
        <w:r>
          <w:delInstrText>HYPERLINK "FigureS3.pdf"</w:delInstrText>
        </w:r>
        <w:r>
          <w:fldChar w:fldCharType="separate"/>
        </w:r>
        <w:r w:rsidRPr="00891D03">
          <w:rPr>
            <w:rStyle w:val="Hyperlink"/>
            <w:sz w:val="24"/>
            <w:szCs w:val="24"/>
          </w:rPr>
          <w:delText>Supplementary Figure S3</w:delText>
        </w:r>
        <w:r>
          <w:fldChar w:fldCharType="end"/>
        </w:r>
        <w:r>
          <w:rPr>
            <w:sz w:val="24"/>
            <w:szCs w:val="24"/>
          </w:rPr>
          <w:delText>.</w:delText>
        </w:r>
      </w:del>
      <w:ins w:id="504" w:author="Authors" w:date="2026-08-21T10:05:00Z" w16du:dateUtc="2026-08-21T17:05:00Z">
        <w:r w:rsidR="00000000">
          <w:rPr>
            <w:sz w:val="24"/>
            <w:szCs w:val="24"/>
          </w:rPr>
          <w:t>Supplementary Figure S5.</w:t>
        </w:r>
      </w:ins>
      <w:r w:rsidR="00000000">
        <w:rPr>
          <w:sz w:val="24"/>
          <w:szCs w:val="24"/>
        </w:rPr>
        <w:t xml:space="preserve"> Example of augmentation showing potential types of distortions applied to an original SAM image of a chum salmon scale as the model learns during each epoch. </w:t>
      </w:r>
    </w:p>
    <w:p w14:paraId="000000BF" w14:textId="77777777" w:rsidR="009F02E6" w:rsidRDefault="009F02E6">
      <w:pPr>
        <w:pStyle w:val="Heading1"/>
        <w:spacing w:line="480" w:lineRule="auto"/>
        <w:jc w:val="left"/>
        <w:rPr>
          <w:ins w:id="505" w:author="Authors" w:date="2026-08-21T10:05:00Z" w16du:dateUtc="2026-08-21T17:05:00Z"/>
          <w:color w:val="000000"/>
        </w:rPr>
      </w:pPr>
      <w:bookmarkStart w:id="506" w:name="_1zlsvg3lk81e" w:colFirst="0" w:colLast="0"/>
      <w:bookmarkEnd w:id="506"/>
    </w:p>
    <w:p w14:paraId="000000C0" w14:textId="77777777" w:rsidR="009F02E6" w:rsidRDefault="009F02E6">
      <w:pPr>
        <w:rPr>
          <w:ins w:id="507" w:author="Authors" w:date="2026-08-21T10:05:00Z" w16du:dateUtc="2026-08-21T17:05:00Z"/>
        </w:rPr>
      </w:pPr>
    </w:p>
    <w:p w14:paraId="000000C1" w14:textId="77777777" w:rsidR="009F02E6" w:rsidRDefault="009F02E6">
      <w:pPr>
        <w:rPr>
          <w:ins w:id="508" w:author="Authors" w:date="2026-08-21T10:05:00Z" w16du:dateUtc="2026-08-21T17:05:00Z"/>
        </w:rPr>
      </w:pPr>
    </w:p>
    <w:p w14:paraId="000000C2" w14:textId="77777777" w:rsidR="009F02E6" w:rsidRDefault="009F02E6">
      <w:pPr>
        <w:rPr>
          <w:ins w:id="509" w:author="Authors" w:date="2026-08-21T10:05:00Z" w16du:dateUtc="2026-08-21T17:05:00Z"/>
        </w:rPr>
      </w:pPr>
    </w:p>
    <w:p w14:paraId="000000C3" w14:textId="77777777" w:rsidR="009F02E6" w:rsidRDefault="009F02E6">
      <w:pPr>
        <w:rPr>
          <w:ins w:id="510" w:author="Authors" w:date="2026-08-21T10:05:00Z" w16du:dateUtc="2026-08-21T17:05:00Z"/>
        </w:rPr>
      </w:pPr>
    </w:p>
    <w:p w14:paraId="000000C4" w14:textId="77777777" w:rsidR="009F02E6" w:rsidRDefault="009F02E6">
      <w:pPr>
        <w:rPr>
          <w:ins w:id="511" w:author="Authors" w:date="2026-08-21T10:05:00Z" w16du:dateUtc="2026-08-21T17:05:00Z"/>
        </w:rPr>
      </w:pPr>
    </w:p>
    <w:p w14:paraId="000000C5" w14:textId="77777777" w:rsidR="009F02E6" w:rsidRDefault="00000000">
      <w:pPr>
        <w:pStyle w:val="Heading1"/>
        <w:spacing w:line="480" w:lineRule="auto"/>
        <w:jc w:val="left"/>
        <w:rPr>
          <w:ins w:id="512" w:author="Authors" w:date="2026-08-21T10:05:00Z" w16du:dateUtc="2026-08-21T17:05:00Z"/>
          <w:color w:val="000000"/>
        </w:rPr>
      </w:pPr>
      <w:bookmarkStart w:id="513" w:name="_20zo98zfusdx" w:colFirst="0" w:colLast="0"/>
      <w:bookmarkEnd w:id="513"/>
      <w:ins w:id="514" w:author="Authors" w:date="2026-08-21T10:05:00Z" w16du:dateUtc="2026-08-21T17:05:00Z">
        <w:r>
          <w:rPr>
            <w:color w:val="000000"/>
          </w:rPr>
          <w:t>Supplemental Text</w:t>
        </w:r>
      </w:ins>
    </w:p>
    <w:p w14:paraId="000000C6" w14:textId="77777777" w:rsidR="009F02E6" w:rsidRDefault="00000000">
      <w:pPr>
        <w:pStyle w:val="Heading2"/>
        <w:spacing w:line="480" w:lineRule="auto"/>
        <w:jc w:val="left"/>
        <w:rPr>
          <w:ins w:id="515" w:author="Authors" w:date="2026-08-21T10:05:00Z" w16du:dateUtc="2026-08-21T17:05:00Z"/>
          <w:sz w:val="32"/>
          <w:szCs w:val="32"/>
        </w:rPr>
      </w:pPr>
      <w:bookmarkStart w:id="516" w:name="_kmp0z1d3agiz" w:colFirst="0" w:colLast="0"/>
      <w:bookmarkEnd w:id="516"/>
      <w:ins w:id="517" w:author="Authors" w:date="2026-08-21T10:05:00Z" w16du:dateUtc="2026-08-21T17:05:00Z">
        <w:r>
          <w:rPr>
            <w:color w:val="000000"/>
          </w:rPr>
          <w:t>Agency scale datasets</w:t>
        </w:r>
      </w:ins>
    </w:p>
    <w:p w14:paraId="000000C7" w14:textId="77777777" w:rsidR="009F02E6" w:rsidRDefault="00000000">
      <w:pPr>
        <w:spacing w:line="480" w:lineRule="auto"/>
        <w:jc w:val="left"/>
        <w:rPr>
          <w:moveTo w:id="518" w:author="Authors" w:date="2026-08-21T10:05:00Z" w16du:dateUtc="2026-08-21T17:05:00Z"/>
          <w:sz w:val="24"/>
          <w:szCs w:val="24"/>
        </w:rPr>
      </w:pPr>
      <w:ins w:id="519" w:author="Authors" w:date="2026-08-21T10:05:00Z" w16du:dateUtc="2026-08-21T17:05:00Z">
        <w:r>
          <w:rPr>
            <w:sz w:val="24"/>
            <w:szCs w:val="24"/>
          </w:rPr>
          <w:t>NOAA scale collections were collected from immature chum salmon caught as bycatch during 2011–2021 in the Bering Sea and Aleutian Islands midwater pollock trawl fishery and were sampled by the North Pacific Observer Program (Alaska Fisheries Science Center 2025).</w:t>
        </w:r>
      </w:ins>
      <w:moveToRangeStart w:id="520" w:author="Authors" w:date="2026-08-21T10:05:00Z" w:name="move238199170"/>
      <w:moveTo w:id="521" w:author="Authors" w:date="2026-08-21T10:05:00Z" w16du:dateUtc="2026-08-21T17:05:00Z">
        <w:r>
          <w:rPr>
            <w:sz w:val="24"/>
            <w:szCs w:val="24"/>
          </w:rPr>
          <w:t xml:space="preserve"> These fish originated from populations across the North Pacific rim (Barry et al. 2022). Scale impressions were digitized by GET Imaging, Inc. (Edmond, OK) and age estimates were produced by skilled age readers for 12,601 chum salmon. Most chum salmon encountered as bycatch were ages 3, 4, and 5 (</w:t>
        </w:r>
      </w:moveTo>
      <w:moveToRangeEnd w:id="520"/>
      <w:ins w:id="522" w:author="Authors" w:date="2026-08-21T10:05:00Z" w16du:dateUtc="2026-08-21T17:05:00Z">
        <w:r>
          <w:rPr>
            <w:sz w:val="24"/>
            <w:szCs w:val="24"/>
          </w:rPr>
          <w:t>Appendix Table A1).</w:t>
        </w:r>
      </w:ins>
      <w:moveToRangeStart w:id="523" w:author="Authors" w:date="2026-08-21T10:05:00Z" w:name="move238199171"/>
      <w:moveTo w:id="524" w:author="Authors" w:date="2026-08-21T10:05:00Z" w16du:dateUtc="2026-08-21T17:05:00Z">
        <w:r>
          <w:rPr>
            <w:sz w:val="24"/>
            <w:szCs w:val="24"/>
          </w:rPr>
          <w:t xml:space="preserve"> </w:t>
        </w:r>
      </w:moveTo>
    </w:p>
    <w:p w14:paraId="000000C8" w14:textId="77777777" w:rsidR="009F02E6" w:rsidRDefault="00000000">
      <w:pPr>
        <w:spacing w:line="480" w:lineRule="auto"/>
        <w:jc w:val="left"/>
        <w:rPr>
          <w:moveTo w:id="525" w:author="Authors" w:date="2026-08-21T10:05:00Z" w16du:dateUtc="2026-08-21T17:05:00Z"/>
          <w:sz w:val="24"/>
          <w:szCs w:val="24"/>
        </w:rPr>
      </w:pPr>
      <w:moveTo w:id="526" w:author="Authors" w:date="2026-08-21T10:05:00Z" w16du:dateUtc="2026-08-21T17:05:00Z">
        <w:r>
          <w:rPr>
            <w:sz w:val="24"/>
            <w:szCs w:val="24"/>
          </w:rPr>
          <w:t xml:space="preserve">ADF&amp;G scale collections represent 50,241 mature salmon harvested from 1964–2014 in commercial fisheries from ten different river systems across Alaska. Most images represent the </w:t>
        </w:r>
        <w:r>
          <w:rPr>
            <w:sz w:val="24"/>
            <w:szCs w:val="24"/>
          </w:rPr>
          <w:lastRenderedPageBreak/>
          <w:t>dominant ages 4 and 5 (</w:t>
        </w:r>
      </w:moveTo>
      <w:moveToRangeEnd w:id="523"/>
      <w:ins w:id="527" w:author="Authors" w:date="2026-08-21T10:05:00Z" w16du:dateUtc="2026-08-21T17:05:00Z">
        <w:r>
          <w:rPr>
            <w:sz w:val="24"/>
            <w:szCs w:val="24"/>
          </w:rPr>
          <w:t>Appendix Table A1).</w:t>
        </w:r>
      </w:ins>
      <w:moveToRangeStart w:id="528" w:author="Authors" w:date="2026-08-21T10:05:00Z" w:name="move238199172"/>
      <w:moveTo w:id="529" w:author="Authors" w:date="2026-08-21T10:05:00Z" w16du:dateUtc="2026-08-21T17:05:00Z">
        <w:r>
          <w:rPr>
            <w:sz w:val="24"/>
            <w:szCs w:val="24"/>
          </w:rPr>
          <w:t xml:space="preserve"> These scales were digitized as part of several long-term scale retrospective analyses (Agler et al. 2013; Agler 2012; Knudsen et al. 2021) and the images maintained in the ADF&amp;G scale archive. The ADF&amp;G collection also included age 6 scales collected during 2015–2022 from Southeast Alaska carcass surveys as part of a long-term research project (Alaska Hatchery Research Program; http://www.adfg.alaska.gov/index.cfm?adfg=fishingHatcheriesResearch.main). Scales were collected by port samplers across multiple fishing gear types and districts. Older collections of acetate scale impressions were digitized using a </w:t>
        </w:r>
        <w:proofErr w:type="spellStart"/>
        <w:r>
          <w:rPr>
            <w:sz w:val="24"/>
            <w:szCs w:val="24"/>
          </w:rPr>
          <w:t>Screenscan</w:t>
        </w:r>
        <w:proofErr w:type="spellEnd"/>
        <w:r>
          <w:rPr>
            <w:sz w:val="24"/>
            <w:szCs w:val="24"/>
          </w:rPr>
          <w:t xml:space="preserve"> Microfiche Scanner attached to a </w:t>
        </w:r>
        <w:proofErr w:type="gramStart"/>
        <w:r>
          <w:rPr>
            <w:sz w:val="24"/>
            <w:szCs w:val="24"/>
          </w:rPr>
          <w:t>4601 microfiche</w:t>
        </w:r>
        <w:proofErr w:type="gramEnd"/>
        <w:r>
          <w:rPr>
            <w:sz w:val="24"/>
            <w:szCs w:val="24"/>
          </w:rPr>
          <w:t xml:space="preserve"> reader, whereas recent collections were digitized using a Nikon Ti-2E Automated Live Cell Inverted Microscope equipped with a DS-Ri2 Color CMOS camera. Age estimates were produced in-season by regional staff (</w:t>
        </w:r>
      </w:moveTo>
      <w:moveToRangeEnd w:id="528"/>
      <w:ins w:id="530" w:author="Authors" w:date="2026-08-21T10:05:00Z" w16du:dateUtc="2026-08-21T17:05:00Z">
        <w:r>
          <w:rPr>
            <w:sz w:val="24"/>
            <w:szCs w:val="24"/>
          </w:rPr>
          <w:t>Appendix Table A1).</w:t>
        </w:r>
      </w:ins>
      <w:moveToRangeStart w:id="531" w:author="Authors" w:date="2026-08-21T10:05:00Z" w:name="move238199173"/>
      <w:moveTo w:id="532" w:author="Authors" w:date="2026-08-21T10:05:00Z" w16du:dateUtc="2026-08-21T17:05:00Z">
        <w:r>
          <w:rPr>
            <w:sz w:val="24"/>
            <w:szCs w:val="24"/>
          </w:rPr>
          <w:t xml:space="preserve"> </w:t>
        </w:r>
      </w:moveTo>
    </w:p>
    <w:p w14:paraId="000000C9" w14:textId="77777777" w:rsidR="009F02E6" w:rsidRDefault="00000000">
      <w:pPr>
        <w:spacing w:line="480" w:lineRule="auto"/>
        <w:jc w:val="left"/>
        <w:rPr>
          <w:moveTo w:id="533" w:author="Authors" w:date="2026-08-21T10:05:00Z" w16du:dateUtc="2026-08-21T17:05:00Z"/>
          <w:sz w:val="24"/>
          <w:szCs w:val="24"/>
        </w:rPr>
      </w:pPr>
      <w:moveTo w:id="534" w:author="Authors" w:date="2026-08-21T10:05:00Z" w16du:dateUtc="2026-08-21T17:05:00Z">
        <w:r>
          <w:rPr>
            <w:sz w:val="24"/>
            <w:szCs w:val="24"/>
          </w:rPr>
          <w:t xml:space="preserve">Scales from NSRAA represent chum salmon reared at NSRAA hatcheries that were collected during routine sampling of commercial salmon harvest and test fisheries from 2019–2024, as well as from fish returning to the hatchery during those years. These chum salmon originated from the </w:t>
        </w:r>
        <w:proofErr w:type="spellStart"/>
        <w:r>
          <w:rPr>
            <w:sz w:val="24"/>
            <w:szCs w:val="24"/>
          </w:rPr>
          <w:t>Nakwasina</w:t>
        </w:r>
        <w:proofErr w:type="spellEnd"/>
        <w:r>
          <w:rPr>
            <w:sz w:val="24"/>
            <w:szCs w:val="24"/>
          </w:rPr>
          <w:t xml:space="preserve"> and </w:t>
        </w:r>
        <w:proofErr w:type="spellStart"/>
        <w:r>
          <w:rPr>
            <w:sz w:val="24"/>
            <w:szCs w:val="24"/>
          </w:rPr>
          <w:t>Kadashan</w:t>
        </w:r>
        <w:proofErr w:type="spellEnd"/>
        <w:r>
          <w:rPr>
            <w:sz w:val="24"/>
            <w:szCs w:val="24"/>
          </w:rPr>
          <w:t xml:space="preserve"> rivers in Southeast Alaska. Acetate scale impressions were digitized using a Canon Microfilm Scanner 300II. The 597 scale images represented ages 3, 4, 5, and 6 (</w:t>
        </w:r>
      </w:moveTo>
      <w:moveToRangeEnd w:id="531"/>
      <w:ins w:id="535" w:author="Authors" w:date="2026-08-21T10:05:00Z" w16du:dateUtc="2026-08-21T17:05:00Z">
        <w:r>
          <w:rPr>
            <w:sz w:val="24"/>
            <w:szCs w:val="24"/>
          </w:rPr>
          <w:t>Appendix Table A1).</w:t>
        </w:r>
      </w:ins>
      <w:moveToRangeStart w:id="536" w:author="Authors" w:date="2026-08-21T10:05:00Z" w:name="move238199174"/>
      <w:moveTo w:id="537" w:author="Authors" w:date="2026-08-21T10:05:00Z" w16du:dateUtc="2026-08-21T17:05:00Z">
        <w:r>
          <w:rPr>
            <w:sz w:val="24"/>
            <w:szCs w:val="24"/>
          </w:rPr>
          <w:t xml:space="preserve"> </w:t>
        </w:r>
      </w:moveTo>
    </w:p>
    <w:p w14:paraId="000000CA" w14:textId="77777777" w:rsidR="009F02E6" w:rsidRDefault="00000000">
      <w:pPr>
        <w:spacing w:before="240" w:after="240" w:line="480" w:lineRule="auto"/>
        <w:jc w:val="left"/>
        <w:rPr>
          <w:moveTo w:id="538" w:author="Authors" w:date="2026-08-21T10:05:00Z" w16du:dateUtc="2026-08-21T17:05:00Z"/>
          <w:sz w:val="24"/>
          <w:szCs w:val="24"/>
          <w:highlight w:val="white"/>
        </w:rPr>
      </w:pPr>
      <w:moveTo w:id="539" w:author="Authors" w:date="2026-08-21T10:05:00Z" w16du:dateUtc="2026-08-21T17:05:00Z">
        <w:r>
          <w:rPr>
            <w:sz w:val="24"/>
            <w:szCs w:val="24"/>
            <w:highlight w:val="white"/>
          </w:rPr>
          <w:t xml:space="preserve">The DFO collection of 2,698 scale images </w:t>
        </w:r>
        <w:proofErr w:type="gramStart"/>
        <w:r>
          <w:rPr>
            <w:sz w:val="24"/>
            <w:szCs w:val="24"/>
            <w:highlight w:val="white"/>
          </w:rPr>
          <w:t>were</w:t>
        </w:r>
        <w:proofErr w:type="gramEnd"/>
        <w:r>
          <w:rPr>
            <w:sz w:val="24"/>
            <w:szCs w:val="24"/>
            <w:highlight w:val="white"/>
          </w:rPr>
          <w:t xml:space="preserve"> selected to increase the representation of infrequently caught age classes. The High Seas Salmon survey provided images of ages 1</w:t>
        </w:r>
        <w:r>
          <w:rPr>
            <w:sz w:val="24"/>
            <w:szCs w:val="24"/>
            <w:highlight w:val="white"/>
            <w:vertAlign w:val="subscript"/>
          </w:rPr>
          <w:t xml:space="preserve"> </w:t>
        </w:r>
        <w:r>
          <w:rPr>
            <w:sz w:val="24"/>
            <w:szCs w:val="24"/>
            <w:highlight w:val="white"/>
          </w:rPr>
          <w:t>and 2</w:t>
        </w:r>
        <w:r>
          <w:rPr>
            <w:sz w:val="24"/>
            <w:szCs w:val="24"/>
            <w:highlight w:val="white"/>
            <w:vertAlign w:val="subscript"/>
          </w:rPr>
          <w:t xml:space="preserve"> </w:t>
        </w:r>
        <w:r>
          <w:rPr>
            <w:sz w:val="24"/>
            <w:szCs w:val="24"/>
            <w:highlight w:val="white"/>
          </w:rPr>
          <w:t>collected during 2002, 2004–2007, 2009 and 2011. Scale images representing age classes 5, 6 and 7</w:t>
        </w:r>
        <w:r>
          <w:rPr>
            <w:sz w:val="24"/>
            <w:szCs w:val="24"/>
            <w:highlight w:val="white"/>
            <w:vertAlign w:val="subscript"/>
          </w:rPr>
          <w:t xml:space="preserve"> </w:t>
        </w:r>
        <w:r>
          <w:rPr>
            <w:sz w:val="24"/>
            <w:szCs w:val="24"/>
            <w:highlight w:val="white"/>
          </w:rPr>
          <w:t xml:space="preserve">came from sampling programs across British Columbia from 1992–2022. Acetate scale impressions were digitized with a Leica M80 dissection microscope mounted with the Leica IC90E camera. </w:t>
        </w:r>
      </w:moveTo>
    </w:p>
    <w:moveToRangeEnd w:id="536"/>
    <w:p w14:paraId="000000CB" w14:textId="77777777" w:rsidR="009F02E6" w:rsidRDefault="00000000">
      <w:pPr>
        <w:spacing w:line="480" w:lineRule="auto"/>
        <w:jc w:val="left"/>
        <w:rPr>
          <w:ins w:id="540" w:author="Authors" w:date="2026-08-21T10:05:00Z" w16du:dateUtc="2026-08-21T17:05:00Z"/>
          <w:sz w:val="32"/>
          <w:szCs w:val="32"/>
        </w:rPr>
      </w:pPr>
      <w:ins w:id="541" w:author="Authors" w:date="2026-08-21T10:05:00Z" w16du:dateUtc="2026-08-21T17:05:00Z">
        <w:r>
          <w:rPr>
            <w:sz w:val="32"/>
            <w:szCs w:val="32"/>
          </w:rPr>
          <w:lastRenderedPageBreak/>
          <w:t>CNN Models</w:t>
        </w:r>
      </w:ins>
    </w:p>
    <w:p w14:paraId="000000CC" w14:textId="77777777" w:rsidR="009F02E6" w:rsidRDefault="00000000">
      <w:pPr>
        <w:spacing w:before="240" w:after="240" w:line="480" w:lineRule="auto"/>
        <w:jc w:val="left"/>
        <w:rPr>
          <w:sz w:val="32"/>
          <w:szCs w:val="32"/>
        </w:rPr>
      </w:pPr>
      <w:moveToRangeStart w:id="542" w:author="Authors" w:date="2026-08-21T10:05:00Z" w:name="move238199169"/>
      <w:moveTo w:id="543" w:author="Authors" w:date="2026-08-21T10:05:00Z" w16du:dateUtc="2026-08-21T17:05:00Z">
        <w:r>
          <w:rPr>
            <w:sz w:val="24"/>
            <w:szCs w:val="24"/>
            <w:highlight w:val="white"/>
          </w:rPr>
          <w:t xml:space="preserve">The main components of a CNN are </w:t>
        </w:r>
        <w:proofErr w:type="gramStart"/>
        <w:r>
          <w:rPr>
            <w:sz w:val="24"/>
            <w:szCs w:val="24"/>
            <w:highlight w:val="white"/>
          </w:rPr>
          <w:t>the convolutional</w:t>
        </w:r>
        <w:proofErr w:type="gramEnd"/>
        <w:r>
          <w:rPr>
            <w:sz w:val="24"/>
            <w:szCs w:val="24"/>
            <w:highlight w:val="white"/>
          </w:rPr>
          <w:t xml:space="preserve"> layers, pooling layers, and fully connected dense layers. Within the network, the convolutional layers learn details, such as patterns and shapes, and the pooling layers</w:t>
        </w:r>
        <w:r>
          <w:rPr>
            <w:sz w:val="24"/>
            <w:szCs w:val="24"/>
          </w:rPr>
          <w:t xml:space="preserve"> </w:t>
        </w:r>
        <w:proofErr w:type="spellStart"/>
        <w:r>
          <w:rPr>
            <w:sz w:val="24"/>
            <w:szCs w:val="24"/>
          </w:rPr>
          <w:t>downsample</w:t>
        </w:r>
        <w:proofErr w:type="spellEnd"/>
        <w:r>
          <w:rPr>
            <w:sz w:val="24"/>
            <w:szCs w:val="24"/>
          </w:rPr>
          <w:t xml:space="preserve"> the t</w:t>
        </w:r>
        <w:r>
          <w:rPr>
            <w:sz w:val="24"/>
            <w:szCs w:val="24"/>
            <w:highlight w:val="white"/>
          </w:rPr>
          <w:t>hree-dimensional arrays, known as feature maps, to retain the most important information (James et al. 2023). Activation functions, which are usually non-linear, are an important component of the convolutional layers. They allow the models to learn complex patterns, especially nonlinear relationships and interaction effects (James et al. 2023). The final feature maps, at the top of the network, are commonly vectorized into a one-dimensional array by either fully flattening the features, which maintains all values but creates high dimensionality, or by using global average pooling (GAP), which computes the mean of each feature map before feeding the input to the fully connected dense layers (</w:t>
        </w:r>
        <w:proofErr w:type="spellStart"/>
        <w:r>
          <w:rPr>
            <w:sz w:val="24"/>
            <w:szCs w:val="24"/>
          </w:rPr>
          <w:t>Géron</w:t>
        </w:r>
        <w:proofErr w:type="spellEnd"/>
        <w:r>
          <w:rPr>
            <w:sz w:val="24"/>
            <w:szCs w:val="24"/>
          </w:rPr>
          <w:t xml:space="preserve"> 2019).</w:t>
        </w:r>
      </w:moveTo>
      <w:moveToRangeEnd w:id="542"/>
    </w:p>
    <w:p w14:paraId="000000CD" w14:textId="77777777" w:rsidR="009F02E6" w:rsidRDefault="00000000">
      <w:pPr>
        <w:spacing w:line="480" w:lineRule="auto"/>
        <w:jc w:val="left"/>
        <w:rPr>
          <w:moveTo w:id="544" w:author="Authors" w:date="2026-08-21T10:05:00Z" w16du:dateUtc="2026-08-21T17:05:00Z"/>
          <w:sz w:val="24"/>
          <w:szCs w:val="24"/>
        </w:rPr>
      </w:pPr>
      <w:moveToRangeStart w:id="545" w:author="Authors" w:date="2026-08-21T10:05:00Z" w:name="move238199176"/>
      <w:moveTo w:id="546" w:author="Authors" w:date="2026-08-21T10:05:00Z" w16du:dateUtc="2026-08-21T17:05:00Z">
        <w:r>
          <w:rPr>
            <w:sz w:val="24"/>
            <w:szCs w:val="24"/>
          </w:rPr>
          <w:t>All models had built-in activation functions within the convolutional layers. We chose the rectified linear unit (</w:t>
        </w:r>
        <w:proofErr w:type="spellStart"/>
        <w:r>
          <w:rPr>
            <w:sz w:val="24"/>
            <w:szCs w:val="24"/>
          </w:rPr>
          <w:t>ReLU</w:t>
        </w:r>
        <w:proofErr w:type="spellEnd"/>
        <w:r>
          <w:rPr>
            <w:sz w:val="24"/>
            <w:szCs w:val="24"/>
          </w:rPr>
          <w:t xml:space="preserve">) for the initial fully connected layer, as well as adaptive moment estimation (Adam) for the optimizer for all trainable layers, small batch size (16), and a relatively low initial learning rate (1e-4) (Appendix </w:t>
        </w:r>
      </w:moveTo>
      <w:moveToRangeEnd w:id="545"/>
      <w:ins w:id="547" w:author="Authors" w:date="2026-08-21T10:05:00Z" w16du:dateUtc="2026-08-21T17:05:00Z">
        <w:r>
          <w:rPr>
            <w:sz w:val="24"/>
            <w:szCs w:val="24"/>
          </w:rPr>
          <w:t>Table A2).</w:t>
        </w:r>
      </w:ins>
      <w:moveToRangeStart w:id="548" w:author="Authors" w:date="2026-08-21T10:05:00Z" w:name="move238199177"/>
      <w:moveTo w:id="549" w:author="Authors" w:date="2026-08-21T10:05:00Z" w16du:dateUtc="2026-08-21T17:05:00Z">
        <w:r>
          <w:rPr>
            <w:sz w:val="24"/>
            <w:szCs w:val="24"/>
          </w:rPr>
          <w:t xml:space="preserve"> Additionally, we used both available GPUs on Skynet to speed up training by deploying TensorFlow's distributed mirrored strategy, along with an image augmentation approach. Augmentation provides learning models with more training data by creating multiple distorted versions of each image (Figure </w:t>
        </w:r>
      </w:moveTo>
      <w:moveToRangeEnd w:id="548"/>
      <w:ins w:id="550" w:author="Authors" w:date="2026-08-21T10:05:00Z" w16du:dateUtc="2026-08-21T17:05:00Z">
        <w:r>
          <w:rPr>
            <w:sz w:val="24"/>
            <w:szCs w:val="24"/>
          </w:rPr>
          <w:t>S5; James et al.</w:t>
        </w:r>
      </w:ins>
      <w:moveToRangeStart w:id="551" w:author="Authors" w:date="2026-08-21T10:05:00Z" w:name="move238199178"/>
      <w:moveTo w:id="552" w:author="Authors" w:date="2026-08-21T10:05:00Z" w16du:dateUtc="2026-08-21T17:05:00Z">
        <w:r>
          <w:rPr>
            <w:sz w:val="24"/>
            <w:szCs w:val="24"/>
          </w:rPr>
          <w:t xml:space="preserve"> 2023). This strategy increases training data, aids in preventing overfitting, and is regarded as a type of regularization (James et al. 2023). For our training, we limited the types of distortions to make sure the key sections of the scales were visible to the models (Figure </w:t>
        </w:r>
      </w:moveTo>
      <w:moveToRangeEnd w:id="551"/>
      <w:ins w:id="553" w:author="Authors" w:date="2026-08-21T10:05:00Z" w16du:dateUtc="2026-08-21T17:05:00Z">
        <w:r>
          <w:rPr>
            <w:sz w:val="24"/>
            <w:szCs w:val="24"/>
          </w:rPr>
          <w:t>S5).</w:t>
        </w:r>
      </w:ins>
      <w:moveToRangeStart w:id="554" w:author="Authors" w:date="2026-08-21T10:05:00Z" w:name="move238199179"/>
      <w:moveTo w:id="555" w:author="Authors" w:date="2026-08-21T10:05:00Z" w16du:dateUtc="2026-08-21T17:05:00Z">
        <w:r>
          <w:rPr>
            <w:sz w:val="24"/>
            <w:szCs w:val="24"/>
          </w:rPr>
          <w:t xml:space="preserve"> At </w:t>
        </w:r>
        <w:r>
          <w:rPr>
            <w:sz w:val="24"/>
            <w:szCs w:val="24"/>
          </w:rPr>
          <w:lastRenderedPageBreak/>
          <w:t xml:space="preserve">the end of an epoch, one complete iteration of the training data through the entire network, the model is evaluated on the unseen validation data. The </w:t>
        </w:r>
        <w:proofErr w:type="spellStart"/>
        <w:r>
          <w:rPr>
            <w:sz w:val="24"/>
            <w:szCs w:val="24"/>
          </w:rPr>
          <w:t>ReduceLROnPlateau</w:t>
        </w:r>
        <w:proofErr w:type="spellEnd"/>
        <w:r>
          <w:rPr>
            <w:sz w:val="24"/>
            <w:szCs w:val="24"/>
          </w:rPr>
          <w:t xml:space="preserve"> callback function is used for this evaluation to determine if the learning rate needs to be adjusted. The evaluation is based on the validation loss function, the mean squared error (MSE) combined with the ℓ</w:t>
        </w:r>
        <w:r>
          <w:rPr>
            <w:sz w:val="34"/>
            <w:szCs w:val="34"/>
            <w:vertAlign w:val="subscript"/>
          </w:rPr>
          <w:t>2</w:t>
        </w:r>
        <w:r>
          <w:rPr>
            <w:sz w:val="24"/>
            <w:szCs w:val="24"/>
          </w:rPr>
          <w:t xml:space="preserve"> regularization penalty applied to the current model weights. The goal is to control model behavior by reducing the learning rate when the loss function failed to improve over a specified number of epochs and by triggering early stopping when the model began to overfit (</w:t>
        </w:r>
        <w:proofErr w:type="spellStart"/>
        <w:r>
          <w:rPr>
            <w:sz w:val="24"/>
            <w:szCs w:val="24"/>
          </w:rPr>
          <w:t>Géron</w:t>
        </w:r>
        <w:proofErr w:type="spellEnd"/>
        <w:r>
          <w:rPr>
            <w:sz w:val="24"/>
            <w:szCs w:val="24"/>
          </w:rPr>
          <w:t xml:space="preserve"> 2019). </w:t>
        </w:r>
      </w:moveTo>
    </w:p>
    <w:p w14:paraId="000000CE" w14:textId="77777777" w:rsidR="009F02E6" w:rsidRDefault="00000000">
      <w:pPr>
        <w:spacing w:line="480" w:lineRule="auto"/>
        <w:jc w:val="left"/>
        <w:rPr>
          <w:sz w:val="24"/>
          <w:szCs w:val="24"/>
        </w:rPr>
      </w:pPr>
      <w:moveTo w:id="556" w:author="Authors" w:date="2026-08-21T10:05:00Z" w16du:dateUtc="2026-08-21T17:05:00Z">
        <w:r>
          <w:rPr>
            <w:sz w:val="24"/>
            <w:szCs w:val="24"/>
          </w:rPr>
          <w:t xml:space="preserve">Overfitting was controlled as described above through augmentation and an early stopping function, </w:t>
        </w:r>
      </w:moveTo>
      <w:moveToRangeEnd w:id="554"/>
      <w:ins w:id="557" w:author="Authors" w:date="2026-08-21T10:05:00Z" w16du:dateUtc="2026-08-21T17:05:00Z">
        <w:r>
          <w:rPr>
            <w:sz w:val="24"/>
            <w:szCs w:val="24"/>
          </w:rPr>
          <w:t xml:space="preserve">as well as </w:t>
        </w:r>
        <w:proofErr w:type="gramStart"/>
        <w:r>
          <w:rPr>
            <w:sz w:val="24"/>
            <w:szCs w:val="24"/>
          </w:rPr>
          <w:t>through the use of</w:t>
        </w:r>
        <w:proofErr w:type="gramEnd"/>
        <w:r>
          <w:rPr>
            <w:sz w:val="24"/>
            <w:szCs w:val="24"/>
          </w:rPr>
          <w:t xml:space="preserve"> both ℓ</w:t>
        </w:r>
        <w:r>
          <w:rPr>
            <w:sz w:val="24"/>
            <w:szCs w:val="24"/>
            <w:vertAlign w:val="subscript"/>
          </w:rPr>
          <w:t>2</w:t>
        </w:r>
        <w:r>
          <w:rPr>
            <w:sz w:val="24"/>
            <w:szCs w:val="24"/>
          </w:rPr>
          <w:t xml:space="preserve"> and dropout regularization. </w:t>
        </w:r>
      </w:ins>
      <w:moveToRangeStart w:id="558" w:author="Authors" w:date="2026-08-21T10:05:00Z" w:name="move238199180"/>
      <w:moveTo w:id="559" w:author="Authors" w:date="2026-08-21T10:05:00Z" w16du:dateUtc="2026-08-21T17:05:00Z">
        <w:r>
          <w:rPr>
            <w:sz w:val="24"/>
            <w:szCs w:val="24"/>
          </w:rPr>
          <w:t>The ℓ</w:t>
        </w:r>
        <w:r>
          <w:rPr>
            <w:sz w:val="24"/>
            <w:szCs w:val="24"/>
            <w:vertAlign w:val="subscript"/>
          </w:rPr>
          <w:t xml:space="preserve">2 </w:t>
        </w:r>
        <w:r>
          <w:rPr>
            <w:sz w:val="24"/>
            <w:szCs w:val="24"/>
          </w:rPr>
          <w:t xml:space="preserve">regularization function (1e-4 rate) was applied at each step during training to help minimize overfitting by penalizing large weights, which limits model complexity and improves generalization. Similarly, at each step, dropout regularization temporarily and randomly deactivated 50 percent of the neurons, helping to prevent co-adaptation on the training data and </w:t>
        </w:r>
      </w:moveTo>
      <w:moveToRangeEnd w:id="558"/>
      <w:ins w:id="560" w:author="Authors" w:date="2026-08-21T10:05:00Z" w16du:dateUtc="2026-08-21T17:05:00Z">
        <w:r>
          <w:rPr>
            <w:sz w:val="24"/>
            <w:szCs w:val="24"/>
          </w:rPr>
          <w:t>to build robust networks that generalize better on unseen data (</w:t>
        </w:r>
        <w:proofErr w:type="spellStart"/>
        <w:r>
          <w:rPr>
            <w:sz w:val="24"/>
            <w:szCs w:val="24"/>
          </w:rPr>
          <w:t>Géron</w:t>
        </w:r>
        <w:proofErr w:type="spellEnd"/>
        <w:r>
          <w:rPr>
            <w:sz w:val="24"/>
            <w:szCs w:val="24"/>
          </w:rPr>
          <w:t xml:space="preserve"> 2019).</w:t>
        </w:r>
      </w:ins>
    </w:p>
    <w:sectPr w:rsidR="009F02E6">
      <w:headerReference w:type="default" r:id="rId7"/>
      <w:footerReference w:type="default" r:id="rId8"/>
      <w:pgSz w:w="12240" w:h="15840"/>
      <w:pgMar w:top="1440" w:right="1440" w:bottom="1440" w:left="1440" w:header="72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1DDD8" w14:textId="77777777" w:rsidR="00250D44" w:rsidRDefault="00250D44">
      <w:pPr>
        <w:spacing w:after="0" w:line="240" w:lineRule="auto"/>
      </w:pPr>
      <w:r>
        <w:separator/>
      </w:r>
    </w:p>
  </w:endnote>
  <w:endnote w:type="continuationSeparator" w:id="0">
    <w:p w14:paraId="6E92D652" w14:textId="77777777" w:rsidR="00250D44" w:rsidRDefault="00250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embedBold r:id="rId1" w:fontKey="{7ED69726-019C-461E-8490-F54BB866AB98}"/>
  </w:font>
  <w:font w:name="Cambria">
    <w:panose1 w:val="02040503050406030204"/>
    <w:charset w:val="00"/>
    <w:family w:val="roman"/>
    <w:pitch w:val="variable"/>
    <w:sig w:usb0="E00006FF" w:usb1="420024FF" w:usb2="02000000" w:usb3="00000000" w:csb0="0000019F" w:csb1="00000000"/>
    <w:embedRegular r:id="rId2" w:fontKey="{4BDB8969-ECF0-4CB4-8247-DB3BA4BC5588}"/>
    <w:embedBold r:id="rId3" w:fontKey="{CF718204-074A-4743-B94B-5F52951EB6AF}"/>
    <w:embedBoldItalic r:id="rId4" w:fontKey="{444AFB2C-9A76-47CB-B2E8-98A47F991C9E}"/>
  </w:font>
  <w:font w:name="Calibri">
    <w:panose1 w:val="020F0502020204030204"/>
    <w:charset w:val="00"/>
    <w:family w:val="swiss"/>
    <w:pitch w:val="variable"/>
    <w:sig w:usb0="E4002EFF" w:usb1="C200247B" w:usb2="00000009" w:usb3="00000000" w:csb0="000001FF" w:csb1="00000000"/>
    <w:embedRegular r:id="rId5" w:fontKey="{2813FB4F-D321-47BC-B888-A7703B8701D5}"/>
    <w:embedItalic r:id="rId6" w:fontKey="{484D11D2-9B20-4094-ABCC-EC0EBE134179}"/>
  </w:font>
  <w:font w:name="Georgia">
    <w:panose1 w:val="02040502050405020303"/>
    <w:charset w:val="00"/>
    <w:family w:val="roman"/>
    <w:pitch w:val="variable"/>
    <w:sig w:usb0="00000287" w:usb1="00000000" w:usb2="00000000" w:usb3="00000000" w:csb0="0000009F" w:csb1="00000000"/>
    <w:embedItalic r:id="rId7" w:fontKey="{4D3D0FFB-3C9E-4E43-A45E-DD85FBC718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embedRegular r:id="rId8" w:fontKey="{B96376E6-7046-40D0-A16E-F8E622EEF9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F" w14:textId="6DD0F3EF" w:rsidR="009F02E6"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764096">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7A1EE" w14:textId="77777777" w:rsidR="00250D44" w:rsidRDefault="00250D44">
      <w:pPr>
        <w:spacing w:after="0" w:line="240" w:lineRule="auto"/>
      </w:pPr>
      <w:r>
        <w:separator/>
      </w:r>
    </w:p>
  </w:footnote>
  <w:footnote w:type="continuationSeparator" w:id="0">
    <w:p w14:paraId="110ED37E" w14:textId="77777777" w:rsidR="00250D44" w:rsidRDefault="00250D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B4DB3" w14:textId="77777777" w:rsidR="00764096" w:rsidRDefault="0076409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2E6"/>
    <w:rsid w:val="0000018E"/>
    <w:rsid w:val="00046A08"/>
    <w:rsid w:val="00083E59"/>
    <w:rsid w:val="0009185B"/>
    <w:rsid w:val="00131711"/>
    <w:rsid w:val="00250D44"/>
    <w:rsid w:val="00254F23"/>
    <w:rsid w:val="002D1F53"/>
    <w:rsid w:val="00380511"/>
    <w:rsid w:val="003A6946"/>
    <w:rsid w:val="003E50CD"/>
    <w:rsid w:val="00496AF4"/>
    <w:rsid w:val="004E486A"/>
    <w:rsid w:val="004F461A"/>
    <w:rsid w:val="005522C0"/>
    <w:rsid w:val="005569BF"/>
    <w:rsid w:val="0058619D"/>
    <w:rsid w:val="005B03CE"/>
    <w:rsid w:val="005D46AF"/>
    <w:rsid w:val="005D7D3E"/>
    <w:rsid w:val="005E0705"/>
    <w:rsid w:val="00613AD5"/>
    <w:rsid w:val="00720540"/>
    <w:rsid w:val="00737DAB"/>
    <w:rsid w:val="00747C1F"/>
    <w:rsid w:val="00764096"/>
    <w:rsid w:val="00767F0C"/>
    <w:rsid w:val="00796DA3"/>
    <w:rsid w:val="00797E48"/>
    <w:rsid w:val="0083060C"/>
    <w:rsid w:val="00891D03"/>
    <w:rsid w:val="00894325"/>
    <w:rsid w:val="009D6A91"/>
    <w:rsid w:val="009F02E6"/>
    <w:rsid w:val="00A232C1"/>
    <w:rsid w:val="00AB2826"/>
    <w:rsid w:val="00B21B64"/>
    <w:rsid w:val="00B43B72"/>
    <w:rsid w:val="00B47237"/>
    <w:rsid w:val="00B55891"/>
    <w:rsid w:val="00BB2B55"/>
    <w:rsid w:val="00C17A28"/>
    <w:rsid w:val="00C17E88"/>
    <w:rsid w:val="00C3334B"/>
    <w:rsid w:val="00C358B7"/>
    <w:rsid w:val="00C4388F"/>
    <w:rsid w:val="00C445B1"/>
    <w:rsid w:val="00CB59CC"/>
    <w:rsid w:val="00CE38C3"/>
    <w:rsid w:val="00D4503C"/>
    <w:rsid w:val="00D8059F"/>
    <w:rsid w:val="00DB625A"/>
    <w:rsid w:val="00DD6B2E"/>
    <w:rsid w:val="00DE1002"/>
    <w:rsid w:val="00E031FB"/>
    <w:rsid w:val="00E566EE"/>
    <w:rsid w:val="00F94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5CC289-D18D-4B85-BB87-7F689C896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after="0" w:line="360" w:lineRule="auto"/>
      <w:outlineLvl w:val="0"/>
    </w:pPr>
    <w:rPr>
      <w:rFonts w:ascii="Helvetica Neue" w:eastAsia="Helvetica Neue" w:hAnsi="Helvetica Neue" w:cs="Helvetica Neue"/>
      <w:b/>
      <w:bCs/>
      <w:color w:val="0F243E"/>
      <w:sz w:val="36"/>
      <w:szCs w:val="36"/>
    </w:rPr>
  </w:style>
  <w:style w:type="paragraph" w:styleId="Heading2">
    <w:name w:val="heading 2"/>
    <w:basedOn w:val="Normal"/>
    <w:next w:val="Normal"/>
    <w:uiPriority w:val="9"/>
    <w:unhideWhenUsed/>
    <w:qFormat/>
    <w:pPr>
      <w:spacing w:before="200" w:after="0" w:line="360" w:lineRule="auto"/>
      <w:outlineLvl w:val="1"/>
    </w:pPr>
    <w:rPr>
      <w:rFonts w:ascii="Cambria" w:eastAsia="Cambria" w:hAnsi="Cambria" w:cs="Cambria"/>
      <w:b/>
      <w:bCs/>
      <w:color w:val="1F497D"/>
      <w:sz w:val="30"/>
      <w:szCs w:val="30"/>
    </w:rPr>
  </w:style>
  <w:style w:type="paragraph" w:styleId="Heading3">
    <w:name w:val="heading 3"/>
    <w:basedOn w:val="Normal"/>
    <w:next w:val="Normal"/>
    <w:uiPriority w:val="9"/>
    <w:unhideWhenUsed/>
    <w:qFormat/>
    <w:pPr>
      <w:keepNext/>
      <w:keepLines/>
      <w:spacing w:before="200" w:after="0" w:line="360" w:lineRule="auto"/>
      <w:outlineLvl w:val="2"/>
    </w:pPr>
    <w:rPr>
      <w:sz w:val="24"/>
      <w:szCs w:val="24"/>
      <w:u w:val="single"/>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rsid w:val="007640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4096"/>
  </w:style>
  <w:style w:type="paragraph" w:styleId="Revision">
    <w:name w:val="Revision"/>
    <w:hidden/>
    <w:uiPriority w:val="99"/>
    <w:semiHidden/>
    <w:rsid w:val="00764096"/>
    <w:pPr>
      <w:spacing w:after="0" w:line="240" w:lineRule="auto"/>
      <w:jc w:val="left"/>
    </w:pPr>
  </w:style>
  <w:style w:type="character" w:styleId="LineNumber">
    <w:name w:val="line number"/>
    <w:basedOn w:val="DefaultParagraphFont"/>
    <w:uiPriority w:val="99"/>
    <w:semiHidden/>
    <w:unhideWhenUsed/>
    <w:rsid w:val="003805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HumanSignal/labelImg"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47</Pages>
  <Words>11925</Words>
  <Characters>67024</Characters>
  <Application>Microsoft Office Word</Application>
  <DocSecurity>0</DocSecurity>
  <Lines>1015</Lines>
  <Paragraphs>243</Paragraphs>
  <ScaleCrop>false</ScaleCrop>
  <Company/>
  <LinksUpToDate>false</LinksUpToDate>
  <CharactersWithSpaces>78706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 Ames</dc:creator>
  <cp:lastModifiedBy>Rob Ames</cp:lastModifiedBy>
  <cp:revision>2</cp:revision>
  <dcterms:created xsi:type="dcterms:W3CDTF">2026-08-21T17:03:00Z</dcterms:created>
  <dcterms:modified xsi:type="dcterms:W3CDTF">2026-08-21T17:11:00Z</dcterms:modified>
</cp:coreProperties>
</file>